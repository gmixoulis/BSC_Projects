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395F3" w14:textId="77777777" w:rsidR="00E64D7C" w:rsidRDefault="00882C38">
      <w:pPr>
        <w:pStyle w:val="Title"/>
        <w:rPr>
          <w:rFonts w:ascii="Times New Roman" w:hAnsi="Times New Roman" w:cs="Times New Roman"/>
          <w:sz w:val="72"/>
          <w:lang w:val="el-GR"/>
        </w:rPr>
      </w:pPr>
      <w:r>
        <w:rPr>
          <w:rFonts w:ascii="Times New Roman" w:hAnsi="Times New Roman" w:cs="Times New Roman"/>
          <w:sz w:val="72"/>
          <w:lang w:val="el-GR"/>
        </w:rPr>
        <w:t xml:space="preserve"> </w:t>
      </w:r>
      <w:r>
        <w:rPr>
          <w:rFonts w:ascii="Times New Roman" w:hAnsi="Times New Roman" w:cs="Times New Roman"/>
          <w:sz w:val="72"/>
          <w:lang w:val="el-GR"/>
        </w:rPr>
        <w:tab/>
        <w:t xml:space="preserve">   </w:t>
      </w:r>
      <w:r>
        <w:rPr>
          <w:rFonts w:ascii="Times New Roman" w:hAnsi="Times New Roman" w:cs="Times New Roman"/>
          <w:sz w:val="72"/>
        </w:rPr>
        <w:t>Proof</w:t>
      </w:r>
      <w:r>
        <w:rPr>
          <w:rFonts w:ascii="Times New Roman" w:hAnsi="Times New Roman" w:cs="Times New Roman"/>
          <w:sz w:val="72"/>
          <w:lang w:val="el-GR"/>
        </w:rPr>
        <w:t xml:space="preserve"> </w:t>
      </w:r>
      <w:r>
        <w:rPr>
          <w:rFonts w:ascii="Times New Roman" w:hAnsi="Times New Roman" w:cs="Times New Roman"/>
          <w:sz w:val="72"/>
        </w:rPr>
        <w:t>of</w:t>
      </w:r>
      <w:r>
        <w:rPr>
          <w:rFonts w:ascii="Times New Roman" w:hAnsi="Times New Roman" w:cs="Times New Roman"/>
          <w:sz w:val="72"/>
          <w:lang w:val="el-GR"/>
        </w:rPr>
        <w:t xml:space="preserve"> </w:t>
      </w:r>
      <w:r>
        <w:rPr>
          <w:rFonts w:ascii="Times New Roman" w:hAnsi="Times New Roman" w:cs="Times New Roman"/>
          <w:sz w:val="72"/>
        </w:rPr>
        <w:t>Importance</w:t>
      </w:r>
      <w:r>
        <w:rPr>
          <w:rFonts w:ascii="Times New Roman" w:hAnsi="Times New Roman" w:cs="Times New Roman"/>
          <w:sz w:val="72"/>
          <w:lang w:val="el-GR"/>
        </w:rPr>
        <w:t xml:space="preserve"> -</w:t>
      </w:r>
    </w:p>
    <w:p w14:paraId="260C4965" w14:textId="77777777" w:rsidR="00E64D7C" w:rsidRDefault="00882C38">
      <w:pPr>
        <w:pStyle w:val="Title"/>
        <w:ind w:firstLine="720"/>
        <w:rPr>
          <w:rFonts w:ascii="Times New Roman" w:hAnsi="Times New Roman" w:cs="Times New Roman"/>
          <w:sz w:val="72"/>
          <w:lang w:val="el-GR"/>
        </w:rPr>
      </w:pPr>
      <w:del w:id="0" w:author="Άγνωστος συντάκτης" w:date="2019-05-16T20:19:00Z">
        <w:r>
          <w:rPr>
            <w:rFonts w:ascii="Times New Roman" w:hAnsi="Times New Roman" w:cs="Times New Roman"/>
            <w:sz w:val="72"/>
          </w:rPr>
          <w:delText xml:space="preserve">Η </w:delText>
        </w:r>
        <w:r>
          <w:rPr>
            <w:rFonts w:ascii="Times New Roman" w:hAnsi="Times New Roman" w:cs="Times New Roman"/>
            <w:sz w:val="72"/>
            <w:lang w:val="el-GR"/>
          </w:rPr>
          <w:delText>α</w:delText>
        </w:r>
      </w:del>
      <w:ins w:id="1" w:author="Άγνωστος συντάκτης" w:date="2019-05-16T20:19:00Z">
        <w:r>
          <w:rPr>
            <w:rFonts w:ascii="Times New Roman" w:hAnsi="Times New Roman" w:cs="Times New Roman"/>
            <w:sz w:val="72"/>
          </w:rPr>
          <w:t>Α</w:t>
        </w:r>
      </w:ins>
      <w:proofErr w:type="spellStart"/>
      <w:r>
        <w:rPr>
          <w:rFonts w:ascii="Times New Roman" w:hAnsi="Times New Roman" w:cs="Times New Roman"/>
          <w:sz w:val="72"/>
          <w:lang w:val="el-GR"/>
          <w:rPrChange w:id="2" w:author="Άγνωστος συντάκτης" w:date="2019-05-16T20:19:00Z">
            <w:rPr/>
          </w:rPrChange>
        </w:rPr>
        <w:t>πόδειξη</w:t>
      </w:r>
      <w:proofErr w:type="spellEnd"/>
      <w:r>
        <w:rPr>
          <w:rFonts w:ascii="Times New Roman" w:hAnsi="Times New Roman" w:cs="Times New Roman"/>
          <w:sz w:val="72"/>
          <w:lang w:val="el-GR"/>
        </w:rPr>
        <w:t xml:space="preserve"> </w:t>
      </w:r>
      <w:del w:id="3" w:author="Άγνωστος συντάκτης" w:date="2019-05-16T20:19:00Z">
        <w:r>
          <w:rPr>
            <w:rFonts w:ascii="Times New Roman" w:hAnsi="Times New Roman" w:cs="Times New Roman"/>
            <w:sz w:val="72"/>
            <w:lang w:val="el-GR"/>
          </w:rPr>
          <w:delText xml:space="preserve">της </w:delText>
        </w:r>
      </w:del>
      <w:proofErr w:type="spellStart"/>
      <w:r>
        <w:rPr>
          <w:rFonts w:ascii="Times New Roman" w:hAnsi="Times New Roman" w:cs="Times New Roman"/>
          <w:sz w:val="72"/>
          <w:lang w:val="el-GR"/>
          <w:rPrChange w:id="4" w:author="Άγνωστος συντάκτης" w:date="2019-05-16T20:19:00Z">
            <w:rPr/>
          </w:rPrChange>
        </w:rPr>
        <w:t>Σ</w:t>
      </w:r>
      <w:ins w:id="5" w:author="Άγνωστος συντάκτης" w:date="2019-05-16T20:19:00Z">
        <w:r>
          <w:rPr>
            <w:rFonts w:ascii="Times New Roman" w:hAnsi="Times New Roman" w:cs="Times New Roman"/>
            <w:sz w:val="72"/>
            <w:lang w:val="el-GR"/>
          </w:rPr>
          <w:t>πουδαιότητος</w:t>
        </w:r>
      </w:ins>
      <w:proofErr w:type="spellEnd"/>
      <w:del w:id="6" w:author="Άγνωστος συντάκτης" w:date="2019-05-16T20:19:00Z">
        <w:r>
          <w:rPr>
            <w:rFonts w:ascii="Times New Roman" w:hAnsi="Times New Roman" w:cs="Times New Roman"/>
            <w:sz w:val="72"/>
            <w:lang w:val="el-GR"/>
          </w:rPr>
          <w:delText>ημασίας</w:delText>
        </w:r>
      </w:del>
    </w:p>
    <w:p w14:paraId="4068716C" w14:textId="77777777" w:rsidR="00E64D7C" w:rsidRDefault="00E64D7C">
      <w:pPr>
        <w:pStyle w:val="Title"/>
        <w:rPr>
          <w:rFonts w:ascii="Times New Roman" w:hAnsi="Times New Roman" w:cs="Times New Roman"/>
          <w:sz w:val="72"/>
          <w:lang w:val="el-GR"/>
        </w:rPr>
      </w:pPr>
    </w:p>
    <w:p w14:paraId="01D40BE3" w14:textId="77777777" w:rsidR="00E64D7C" w:rsidRDefault="00E64D7C">
      <w:pPr>
        <w:jc w:val="both"/>
        <w:rPr>
          <w:rFonts w:ascii="Times New Roman" w:hAnsi="Times New Roman" w:cs="Times New Roman"/>
          <w:sz w:val="24"/>
          <w:szCs w:val="24"/>
          <w:lang w:val="el-GR"/>
        </w:rPr>
      </w:pPr>
    </w:p>
    <w:p w14:paraId="3ED8BA2A" w14:textId="77777777" w:rsidR="00E64D7C" w:rsidRDefault="00882C38">
      <w:pPr>
        <w:pStyle w:val="Heading2"/>
        <w:jc w:val="both"/>
        <w:rPr>
          <w:rFonts w:ascii="Times New Roman" w:hAnsi="Times New Roman" w:cs="Times New Roman"/>
          <w:sz w:val="32"/>
          <w:szCs w:val="32"/>
          <w:lang w:val="el-GR"/>
        </w:rPr>
      </w:pPr>
      <w:r>
        <w:rPr>
          <w:rFonts w:ascii="Times New Roman" w:hAnsi="Times New Roman" w:cs="Times New Roman"/>
          <w:sz w:val="32"/>
          <w:szCs w:val="32"/>
        </w:rPr>
        <w:t>M</w:t>
      </w:r>
      <w:proofErr w:type="spellStart"/>
      <w:r>
        <w:rPr>
          <w:rFonts w:ascii="Times New Roman" w:hAnsi="Times New Roman" w:cs="Times New Roman"/>
          <w:sz w:val="32"/>
          <w:szCs w:val="32"/>
          <w:lang w:val="el-GR"/>
        </w:rPr>
        <w:t>ιχούλης</w:t>
      </w:r>
      <w:proofErr w:type="spellEnd"/>
      <w:r>
        <w:rPr>
          <w:rFonts w:ascii="Times New Roman" w:hAnsi="Times New Roman" w:cs="Times New Roman"/>
          <w:sz w:val="32"/>
          <w:szCs w:val="32"/>
          <w:lang w:val="el-GR"/>
        </w:rPr>
        <w:t xml:space="preserve"> Γεώργιος          </w:t>
      </w:r>
      <w:r>
        <w:rPr>
          <w:rFonts w:ascii="Times New Roman" w:hAnsi="Times New Roman" w:cs="Times New Roman"/>
          <w:sz w:val="32"/>
          <w:szCs w:val="32"/>
          <w:lang w:val="el-GR"/>
        </w:rPr>
        <w:tab/>
        <w:t xml:space="preserve">   </w:t>
      </w:r>
      <w:proofErr w:type="spellStart"/>
      <w:r>
        <w:rPr>
          <w:rFonts w:ascii="Times New Roman" w:hAnsi="Times New Roman" w:cs="Times New Roman"/>
          <w:sz w:val="32"/>
          <w:szCs w:val="32"/>
        </w:rPr>
        <w:t>dai</w:t>
      </w:r>
      <w:proofErr w:type="spellEnd"/>
      <w:r>
        <w:rPr>
          <w:rFonts w:ascii="Times New Roman" w:hAnsi="Times New Roman" w:cs="Times New Roman"/>
          <w:sz w:val="32"/>
          <w:szCs w:val="32"/>
          <w:lang w:val="el-GR"/>
        </w:rPr>
        <w:t xml:space="preserve">16067                 </w:t>
      </w:r>
      <w:proofErr w:type="spellStart"/>
      <w:r>
        <w:rPr>
          <w:rFonts w:ascii="Times New Roman" w:hAnsi="Times New Roman" w:cs="Times New Roman"/>
          <w:sz w:val="32"/>
          <w:szCs w:val="32"/>
        </w:rPr>
        <w:t>dai</w:t>
      </w:r>
      <w:proofErr w:type="spellEnd"/>
      <w:r>
        <w:rPr>
          <w:rFonts w:ascii="Times New Roman" w:hAnsi="Times New Roman" w:cs="Times New Roman"/>
          <w:sz w:val="32"/>
          <w:szCs w:val="32"/>
          <w:lang w:val="el-GR"/>
        </w:rPr>
        <w:t>16067@</w:t>
      </w:r>
      <w:proofErr w:type="spellStart"/>
      <w:r>
        <w:rPr>
          <w:rFonts w:ascii="Times New Roman" w:hAnsi="Times New Roman" w:cs="Times New Roman"/>
          <w:sz w:val="32"/>
          <w:szCs w:val="32"/>
        </w:rPr>
        <w:t>uom</w:t>
      </w:r>
      <w:proofErr w:type="spellEnd"/>
      <w:r>
        <w:rPr>
          <w:rFonts w:ascii="Times New Roman" w:hAnsi="Times New Roman" w:cs="Times New Roman"/>
          <w:sz w:val="32"/>
          <w:szCs w:val="32"/>
          <w:lang w:val="el-GR"/>
        </w:rPr>
        <w:t>.</w:t>
      </w:r>
      <w:proofErr w:type="spellStart"/>
      <w:r>
        <w:rPr>
          <w:rFonts w:ascii="Times New Roman" w:hAnsi="Times New Roman" w:cs="Times New Roman"/>
          <w:sz w:val="32"/>
          <w:szCs w:val="32"/>
        </w:rPr>
        <w:t>edu</w:t>
      </w:r>
      <w:proofErr w:type="spellEnd"/>
      <w:r>
        <w:rPr>
          <w:rFonts w:ascii="Times New Roman" w:hAnsi="Times New Roman" w:cs="Times New Roman"/>
          <w:sz w:val="32"/>
          <w:szCs w:val="32"/>
          <w:lang w:val="el-GR"/>
        </w:rPr>
        <w:t>.</w:t>
      </w:r>
      <w:r>
        <w:rPr>
          <w:rFonts w:ascii="Times New Roman" w:hAnsi="Times New Roman" w:cs="Times New Roman"/>
          <w:sz w:val="32"/>
          <w:szCs w:val="32"/>
        </w:rPr>
        <w:t>gr</w:t>
      </w:r>
    </w:p>
    <w:p w14:paraId="1B6AA7AB" w14:textId="77777777" w:rsidR="00E64D7C" w:rsidRDefault="00E64D7C">
      <w:pPr>
        <w:ind w:firstLine="720"/>
        <w:jc w:val="both"/>
        <w:rPr>
          <w:rFonts w:ascii="Times New Roman" w:hAnsi="Times New Roman" w:cs="Times New Roman"/>
          <w:sz w:val="24"/>
          <w:szCs w:val="24"/>
          <w:lang w:val="el-GR"/>
        </w:rPr>
      </w:pPr>
    </w:p>
    <w:p w14:paraId="65AEFD65" w14:textId="77777777" w:rsidR="00E64D7C" w:rsidRDefault="00E64D7C">
      <w:pPr>
        <w:ind w:firstLine="720"/>
        <w:jc w:val="both"/>
        <w:rPr>
          <w:rFonts w:ascii="Times New Roman" w:hAnsi="Times New Roman" w:cs="Times New Roman"/>
          <w:sz w:val="24"/>
          <w:szCs w:val="24"/>
          <w:lang w:val="el-GR"/>
        </w:rPr>
      </w:pPr>
    </w:p>
    <w:p w14:paraId="053C0754" w14:textId="77777777" w:rsidR="00E64D7C" w:rsidRDefault="00882C38">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Pr>
          <w:noProof/>
        </w:rPr>
        <w:drawing>
          <wp:inline distT="0" distB="0" distL="0" distR="8255" wp14:anchorId="2EA310C6" wp14:editId="40C74B34">
            <wp:extent cx="3040380" cy="349123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6"/>
                    <a:srcRect l="11533" t="3967" r="9236" b="11409"/>
                    <a:stretch>
                      <a:fillRect/>
                    </a:stretch>
                  </pic:blipFill>
                  <pic:spPr bwMode="auto">
                    <a:xfrm>
                      <a:off x="0" y="0"/>
                      <a:ext cx="3040380" cy="3491230"/>
                    </a:xfrm>
                    <a:prstGeom prst="rect">
                      <a:avLst/>
                    </a:prstGeom>
                  </pic:spPr>
                </pic:pic>
              </a:graphicData>
            </a:graphic>
          </wp:inline>
        </w:drawing>
      </w:r>
      <w:r>
        <w:rPr>
          <w:rFonts w:ascii="Times New Roman" w:hAnsi="Times New Roman" w:cs="Times New Roman"/>
          <w:sz w:val="24"/>
          <w:szCs w:val="24"/>
          <w:lang w:val="el-GR"/>
        </w:rPr>
        <w:t xml:space="preserve"> </w:t>
      </w:r>
    </w:p>
    <w:p w14:paraId="6AF1C9C0" w14:textId="77777777" w:rsidR="00E64D7C" w:rsidRDefault="00E64D7C">
      <w:pPr>
        <w:ind w:firstLine="720"/>
        <w:jc w:val="both"/>
        <w:rPr>
          <w:rFonts w:ascii="Times New Roman" w:hAnsi="Times New Roman" w:cs="Times New Roman"/>
          <w:sz w:val="24"/>
          <w:szCs w:val="24"/>
          <w:lang w:val="el-GR"/>
        </w:rPr>
      </w:pPr>
    </w:p>
    <w:p w14:paraId="58D5B958" w14:textId="77777777" w:rsidR="00E64D7C" w:rsidRDefault="00E64D7C">
      <w:pPr>
        <w:ind w:left="2160" w:firstLine="720"/>
        <w:jc w:val="both"/>
        <w:rPr>
          <w:rFonts w:ascii="Times New Roman" w:hAnsi="Times New Roman" w:cs="Times New Roman"/>
          <w:sz w:val="24"/>
          <w:szCs w:val="24"/>
          <w:lang w:val="el-GR"/>
        </w:rPr>
      </w:pPr>
    </w:p>
    <w:p w14:paraId="1A3442B5" w14:textId="77777777" w:rsidR="00E64D7C" w:rsidRDefault="00882C38">
      <w:pPr>
        <w:ind w:left="2160" w:firstLine="720"/>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       </w:t>
      </w:r>
      <w:r>
        <w:rPr>
          <w:noProof/>
        </w:rPr>
        <w:drawing>
          <wp:inline distT="0" distB="0" distL="0" distR="1270" wp14:anchorId="389CEA79" wp14:editId="76DC02F7">
            <wp:extent cx="1732915" cy="106743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7"/>
                    <a:stretch>
                      <a:fillRect/>
                    </a:stretch>
                  </pic:blipFill>
                  <pic:spPr bwMode="auto">
                    <a:xfrm>
                      <a:off x="0" y="0"/>
                      <a:ext cx="1732915" cy="1067435"/>
                    </a:xfrm>
                    <a:prstGeom prst="rect">
                      <a:avLst/>
                    </a:prstGeom>
                  </pic:spPr>
                </pic:pic>
              </a:graphicData>
            </a:graphic>
          </wp:inline>
        </w:drawing>
      </w:r>
    </w:p>
    <w:p w14:paraId="61EFD625" w14:textId="77777777" w:rsidR="00E64D7C" w:rsidRDefault="00E64D7C">
      <w:pPr>
        <w:pStyle w:val="ListParagraph"/>
        <w:ind w:left="1080"/>
        <w:jc w:val="both"/>
        <w:rPr>
          <w:rFonts w:ascii="Times New Roman" w:hAnsi="Times New Roman" w:cs="Times New Roman"/>
          <w:sz w:val="24"/>
          <w:szCs w:val="24"/>
          <w:lang w:val="el-GR"/>
        </w:rPr>
      </w:pPr>
    </w:p>
    <w:p w14:paraId="48F732B7" w14:textId="77777777" w:rsidR="00E64D7C" w:rsidRDefault="00882C38">
      <w:pPr>
        <w:pStyle w:val="ListParagraph"/>
        <w:numPr>
          <w:ilvl w:val="0"/>
          <w:numId w:val="1"/>
        </w:numPr>
        <w:jc w:val="both"/>
        <w:rPr>
          <w:rFonts w:ascii="Times New Roman" w:hAnsi="Times New Roman" w:cs="Times New Roman"/>
          <w:sz w:val="52"/>
          <w:szCs w:val="52"/>
          <w:lang w:val="el-GR"/>
        </w:rPr>
      </w:pPr>
      <w:r>
        <w:rPr>
          <w:rFonts w:ascii="Times New Roman" w:hAnsi="Times New Roman" w:cs="Times New Roman"/>
          <w:sz w:val="52"/>
          <w:szCs w:val="52"/>
          <w:lang w:val="el-GR"/>
        </w:rPr>
        <w:t xml:space="preserve">Τι είναι το </w:t>
      </w:r>
      <w:proofErr w:type="spellStart"/>
      <w:r>
        <w:rPr>
          <w:rFonts w:ascii="Times New Roman" w:hAnsi="Times New Roman" w:cs="Times New Roman"/>
          <w:sz w:val="52"/>
          <w:szCs w:val="52"/>
          <w:lang w:val="el-GR"/>
        </w:rPr>
        <w:t>ΡοΙ</w:t>
      </w:r>
      <w:proofErr w:type="spellEnd"/>
    </w:p>
    <w:p w14:paraId="4E617830" w14:textId="77777777" w:rsidR="00E64D7C" w:rsidRDefault="00882C38">
      <w:pPr>
        <w:ind w:firstLine="720"/>
        <w:jc w:val="both"/>
      </w:pPr>
      <w:commentRangeStart w:id="7"/>
      <w:r>
        <w:rPr>
          <w:noProof/>
        </w:rPr>
        <w:drawing>
          <wp:anchor distT="0" distB="4445" distL="114300" distR="0" simplePos="0" relativeHeight="4" behindDoc="0" locked="0" layoutInCell="1" allowOverlap="1" wp14:anchorId="5ABC70D6" wp14:editId="0A41A16E">
            <wp:simplePos x="0" y="0"/>
            <wp:positionH relativeFrom="margin">
              <wp:align>right</wp:align>
            </wp:positionH>
            <wp:positionV relativeFrom="margin">
              <wp:posOffset>2423795</wp:posOffset>
            </wp:positionV>
            <wp:extent cx="3004820" cy="1595755"/>
            <wp:effectExtent l="0" t="0" r="0" b="0"/>
            <wp:wrapSquare wrapText="bothSides"/>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8"/>
                    <a:stretch>
                      <a:fillRect/>
                    </a:stretch>
                  </pic:blipFill>
                  <pic:spPr bwMode="auto">
                    <a:xfrm>
                      <a:off x="0" y="0"/>
                      <a:ext cx="3004820" cy="1595755"/>
                    </a:xfrm>
                    <a:prstGeom prst="rect">
                      <a:avLst/>
                    </a:prstGeom>
                  </pic:spPr>
                </pic:pic>
              </a:graphicData>
            </a:graphic>
          </wp:anchor>
        </w:drawing>
      </w:r>
      <w:commentRangeEnd w:id="7"/>
      <w:r>
        <w:rPr>
          <w:rStyle w:val="CommentReference"/>
        </w:rPr>
        <w:commentReference w:id="7"/>
      </w:r>
      <w:r>
        <w:rPr>
          <w:rFonts w:ascii="Times New Roman" w:hAnsi="Times New Roman" w:cs="Times New Roman"/>
          <w:sz w:val="24"/>
          <w:szCs w:val="24"/>
        </w:rPr>
        <w:t>H</w:t>
      </w:r>
      <w:r>
        <w:rPr>
          <w:rFonts w:ascii="Times New Roman" w:hAnsi="Times New Roman" w:cs="Times New Roman"/>
          <w:sz w:val="24"/>
          <w:szCs w:val="24"/>
          <w:lang w:val="el-GR"/>
        </w:rPr>
        <w:t xml:space="preserve"> απόδειξη </w:t>
      </w:r>
      <w:del w:id="8" w:author="Άγνωστος συντάκτης" w:date="2019-05-16T20:20:00Z">
        <w:r>
          <w:rPr>
            <w:rFonts w:ascii="Times New Roman" w:hAnsi="Times New Roman" w:cs="Times New Roman"/>
            <w:sz w:val="24"/>
            <w:szCs w:val="24"/>
            <w:lang w:val="el-GR"/>
          </w:rPr>
          <w:delText xml:space="preserve">σημασίας ή </w:delText>
        </w:r>
      </w:del>
      <w:r>
        <w:rPr>
          <w:rFonts w:ascii="Times New Roman" w:hAnsi="Times New Roman" w:cs="Times New Roman"/>
          <w:sz w:val="24"/>
          <w:szCs w:val="24"/>
          <w:lang w:val="el-GR"/>
        </w:rPr>
        <w:t>σπουδαιότητας (</w:t>
      </w:r>
      <w:proofErr w:type="spellStart"/>
      <w:r>
        <w:rPr>
          <w:rFonts w:ascii="Times New Roman" w:hAnsi="Times New Roman" w:cs="Times New Roman"/>
          <w:sz w:val="24"/>
          <w:szCs w:val="24"/>
        </w:rPr>
        <w:t>PoI</w:t>
      </w:r>
      <w:proofErr w:type="spellEnd"/>
      <w:r>
        <w:rPr>
          <w:rFonts w:ascii="Times New Roman" w:hAnsi="Times New Roman" w:cs="Times New Roman"/>
          <w:sz w:val="24"/>
          <w:szCs w:val="24"/>
          <w:lang w:val="el-GR"/>
        </w:rPr>
        <w:t xml:space="preserve"> – </w:t>
      </w:r>
      <w:r>
        <w:rPr>
          <w:rFonts w:ascii="Times New Roman" w:hAnsi="Times New Roman" w:cs="Times New Roman"/>
          <w:sz w:val="24"/>
          <w:szCs w:val="24"/>
        </w:rPr>
        <w:t>Proof</w:t>
      </w:r>
      <w:r>
        <w:rPr>
          <w:rFonts w:ascii="Times New Roman" w:hAnsi="Times New Roman" w:cs="Times New Roman"/>
          <w:sz w:val="24"/>
          <w:szCs w:val="24"/>
          <w:lang w:val="el-GR"/>
        </w:rPr>
        <w:t xml:space="preserve"> </w:t>
      </w:r>
      <w:r>
        <w:rPr>
          <w:rFonts w:ascii="Times New Roman" w:hAnsi="Times New Roman" w:cs="Times New Roman"/>
          <w:sz w:val="24"/>
          <w:szCs w:val="24"/>
        </w:rPr>
        <w:t>of</w:t>
      </w:r>
      <w:r>
        <w:rPr>
          <w:rFonts w:ascii="Times New Roman" w:hAnsi="Times New Roman" w:cs="Times New Roman"/>
          <w:sz w:val="24"/>
          <w:szCs w:val="24"/>
          <w:lang w:val="el-GR"/>
        </w:rPr>
        <w:t xml:space="preserve"> </w:t>
      </w:r>
      <w:r>
        <w:rPr>
          <w:rFonts w:ascii="Times New Roman" w:hAnsi="Times New Roman" w:cs="Times New Roman"/>
          <w:sz w:val="24"/>
          <w:szCs w:val="24"/>
        </w:rPr>
        <w:t>Importance</w:t>
      </w:r>
      <w:r>
        <w:rPr>
          <w:rFonts w:ascii="Times New Roman" w:hAnsi="Times New Roman" w:cs="Times New Roman"/>
          <w:sz w:val="24"/>
          <w:szCs w:val="24"/>
          <w:lang w:val="el-GR"/>
        </w:rPr>
        <w:t xml:space="preserve">) είναι </w:t>
      </w:r>
      <w:r>
        <w:rPr>
          <w:rFonts w:ascii="Times New Roman" w:hAnsi="Times New Roman" w:cs="Times New Roman"/>
          <w:sz w:val="24"/>
          <w:szCs w:val="24"/>
        </w:rPr>
        <w:t>o</w:t>
      </w:r>
      <w:r>
        <w:rPr>
          <w:rFonts w:ascii="Times New Roman" w:hAnsi="Times New Roman" w:cs="Times New Roman"/>
          <w:sz w:val="24"/>
          <w:szCs w:val="24"/>
          <w:lang w:val="el-GR"/>
        </w:rPr>
        <w:t xml:space="preserve"> αλγόριθμος συναίνεσης της τεχνολογίας </w:t>
      </w:r>
      <w:r>
        <w:rPr>
          <w:rFonts w:ascii="Times New Roman" w:hAnsi="Times New Roman" w:cs="Times New Roman"/>
          <w:sz w:val="24"/>
          <w:szCs w:val="24"/>
        </w:rPr>
        <w:t>blockchain</w:t>
      </w:r>
      <w:r>
        <w:rPr>
          <w:rFonts w:ascii="Times New Roman" w:hAnsi="Times New Roman" w:cs="Times New Roman"/>
          <w:sz w:val="24"/>
          <w:szCs w:val="24"/>
          <w:lang w:val="el-GR"/>
        </w:rPr>
        <w:t xml:space="preserve"> που χρησιμοποιείται από την εταιρία </w:t>
      </w:r>
      <w:commentRangeStart w:id="9"/>
      <w:r>
        <w:rPr>
          <w:rFonts w:ascii="Times New Roman" w:hAnsi="Times New Roman" w:cs="Times New Roman"/>
          <w:sz w:val="24"/>
          <w:szCs w:val="24"/>
        </w:rPr>
        <w:t>NEM</w:t>
      </w:r>
      <w:commentRangeEnd w:id="9"/>
      <w:r>
        <w:rPr>
          <w:rStyle w:val="CommentReference"/>
        </w:rPr>
        <w:commentReference w:id="9"/>
      </w:r>
      <w:r>
        <w:rPr>
          <w:rFonts w:ascii="Times New Roman" w:hAnsi="Times New Roman" w:cs="Times New Roman"/>
          <w:sz w:val="24"/>
          <w:szCs w:val="24"/>
          <w:lang w:val="el-GR"/>
        </w:rPr>
        <w:t xml:space="preserve">. Σε αυτό το μοντέλο ο κάθε λογαριασμός έχει μια βαθμολογία </w:t>
      </w:r>
      <w:del w:id="10" w:author="Άγνωστος συντάκτης" w:date="2019-05-16T20:21:00Z">
        <w:r>
          <w:rPr>
            <w:rFonts w:ascii="Times New Roman" w:hAnsi="Times New Roman" w:cs="Times New Roman"/>
            <w:sz w:val="24"/>
            <w:szCs w:val="24"/>
            <w:lang w:val="el-GR"/>
          </w:rPr>
          <w:delText>σημασίας</w:delText>
        </w:r>
      </w:del>
      <w:ins w:id="11" w:author="Άγνωστος συντάκτης" w:date="2019-05-16T20:21:00Z">
        <w:r>
          <w:rPr>
            <w:rFonts w:ascii="Times New Roman" w:hAnsi="Times New Roman" w:cs="Times New Roman"/>
            <w:sz w:val="24"/>
            <w:szCs w:val="24"/>
            <w:lang w:val="el-GR"/>
          </w:rPr>
          <w:t>σπουδαιότητας</w:t>
        </w:r>
      </w:ins>
      <w:r>
        <w:rPr>
          <w:rFonts w:ascii="Times New Roman" w:hAnsi="Times New Roman" w:cs="Times New Roman"/>
          <w:sz w:val="24"/>
          <w:szCs w:val="24"/>
          <w:lang w:val="el-GR"/>
        </w:rPr>
        <w:t xml:space="preserve"> που αντιπροσωπεύει τη συνολική σημασία που έχει για την οικονομία </w:t>
      </w:r>
      <w:r>
        <w:rPr>
          <w:rFonts w:ascii="Times New Roman" w:hAnsi="Times New Roman" w:cs="Times New Roman"/>
          <w:sz w:val="24"/>
          <w:szCs w:val="24"/>
          <w:lang w:val="el-GR"/>
        </w:rPr>
        <w:t xml:space="preserve"> της </w:t>
      </w:r>
      <w:r>
        <w:rPr>
          <w:rFonts w:ascii="Times New Roman" w:hAnsi="Times New Roman" w:cs="Times New Roman"/>
          <w:sz w:val="24"/>
          <w:szCs w:val="24"/>
        </w:rPr>
        <w:t>NEM</w:t>
      </w:r>
      <w:r>
        <w:rPr>
          <w:rFonts w:ascii="Times New Roman" w:hAnsi="Times New Roman" w:cs="Times New Roman"/>
          <w:sz w:val="24"/>
          <w:szCs w:val="24"/>
          <w:lang w:val="el-GR"/>
        </w:rPr>
        <w:t xml:space="preserve">. Λογαριασμοί με υψηλότερη βαθμολογικά </w:t>
      </w:r>
      <w:del w:id="12" w:author="Χ Υ" w:date="2019-05-17T11:17:00Z">
        <w:r w:rsidDel="00882C38">
          <w:rPr>
            <w:rFonts w:ascii="Times New Roman" w:hAnsi="Times New Roman" w:cs="Times New Roman"/>
            <w:sz w:val="24"/>
            <w:szCs w:val="24"/>
            <w:lang w:val="el-GR"/>
          </w:rPr>
          <w:delText xml:space="preserve">σημασία </w:delText>
        </w:r>
      </w:del>
      <w:ins w:id="13" w:author="Χ Υ" w:date="2019-05-17T11:17:00Z">
        <w:r>
          <w:rPr>
            <w:rFonts w:ascii="Times New Roman" w:hAnsi="Times New Roman" w:cs="Times New Roman"/>
            <w:sz w:val="24"/>
            <w:szCs w:val="24"/>
            <w:lang w:val="el-GR"/>
          </w:rPr>
          <w:t>σ</w:t>
        </w:r>
        <w:r>
          <w:rPr>
            <w:rFonts w:ascii="Times New Roman" w:hAnsi="Times New Roman" w:cs="Times New Roman"/>
            <w:sz w:val="24"/>
            <w:szCs w:val="24"/>
            <w:lang w:val="el-GR"/>
          </w:rPr>
          <w:t>πουδαιότητα</w:t>
        </w:r>
        <w:r>
          <w:rPr>
            <w:rFonts w:ascii="Times New Roman" w:hAnsi="Times New Roman" w:cs="Times New Roman"/>
            <w:sz w:val="24"/>
            <w:szCs w:val="24"/>
            <w:lang w:val="el-GR"/>
          </w:rPr>
          <w:t xml:space="preserve"> </w:t>
        </w:r>
      </w:ins>
      <w:r>
        <w:rPr>
          <w:rFonts w:ascii="Times New Roman" w:hAnsi="Times New Roman" w:cs="Times New Roman"/>
          <w:sz w:val="24"/>
          <w:szCs w:val="24"/>
          <w:lang w:val="el-GR"/>
        </w:rPr>
        <w:t>έχουν υψηλότερες πιθανότητες για να συλλέξουν  (</w:t>
      </w:r>
      <w:r>
        <w:rPr>
          <w:rFonts w:ascii="Times New Roman" w:hAnsi="Times New Roman" w:cs="Times New Roman"/>
          <w:sz w:val="24"/>
          <w:szCs w:val="24"/>
        </w:rPr>
        <w:t>harvest</w:t>
      </w:r>
      <w:r>
        <w:rPr>
          <w:rFonts w:ascii="Times New Roman" w:hAnsi="Times New Roman" w:cs="Times New Roman"/>
          <w:sz w:val="24"/>
          <w:szCs w:val="24"/>
          <w:lang w:val="el-GR"/>
        </w:rPr>
        <w:t>) ένα μπλοκ δηλαδή να εκδώσουν ένα νέο μπλοκ. Επειδή όλες οι συναλλαγές της ΝΕ</w:t>
      </w:r>
      <w:r>
        <w:rPr>
          <w:rFonts w:ascii="Times New Roman" w:hAnsi="Times New Roman" w:cs="Times New Roman"/>
          <w:sz w:val="24"/>
          <w:szCs w:val="24"/>
        </w:rPr>
        <w:t>M</w:t>
      </w:r>
      <w:r>
        <w:rPr>
          <w:rFonts w:ascii="Times New Roman" w:hAnsi="Times New Roman" w:cs="Times New Roman"/>
          <w:sz w:val="24"/>
          <w:szCs w:val="24"/>
          <w:lang w:val="el-GR"/>
        </w:rPr>
        <w:t xml:space="preserve"> είναι δημόσιες, το γράφημα συναλλαγής της οικονομίας της μπορεί να</w:t>
      </w:r>
      <w:r>
        <w:rPr>
          <w:rFonts w:ascii="Times New Roman" w:hAnsi="Times New Roman" w:cs="Times New Roman"/>
          <w:sz w:val="24"/>
          <w:szCs w:val="24"/>
          <w:lang w:val="el-GR"/>
        </w:rPr>
        <w:t xml:space="preserve"> υπολογιστεί με ακρίβεια. Άρα η βασική καινοτομία της Απόδειξης </w:t>
      </w:r>
      <w:del w:id="14" w:author="Άγνωστος συντάκτης" w:date="2019-05-16T20:20:00Z">
        <w:r>
          <w:rPr>
            <w:rFonts w:ascii="Times New Roman" w:hAnsi="Times New Roman" w:cs="Times New Roman"/>
            <w:sz w:val="24"/>
            <w:szCs w:val="24"/>
            <w:lang w:val="el-GR"/>
          </w:rPr>
          <w:delText>Σημασίας</w:delText>
        </w:r>
      </w:del>
      <w:ins w:id="15" w:author="Χ Υ" w:date="2019-05-17T11:17:00Z">
        <w:r>
          <w:rPr>
            <w:rFonts w:ascii="Times New Roman" w:hAnsi="Times New Roman" w:cs="Times New Roman"/>
            <w:sz w:val="24"/>
            <w:szCs w:val="24"/>
            <w:lang w:val="el-GR"/>
          </w:rPr>
          <w:t>Σ</w:t>
        </w:r>
      </w:ins>
      <w:ins w:id="16" w:author="Άγνωστος συντάκτης" w:date="2019-05-16T20:20:00Z">
        <w:del w:id="17" w:author="Χ Υ" w:date="2019-05-17T11:17:00Z">
          <w:r w:rsidDel="00882C38">
            <w:rPr>
              <w:rFonts w:ascii="Times New Roman" w:hAnsi="Times New Roman" w:cs="Times New Roman"/>
              <w:sz w:val="24"/>
              <w:szCs w:val="24"/>
              <w:lang w:val="el-GR"/>
            </w:rPr>
            <w:delText>σ</w:delText>
          </w:r>
        </w:del>
        <w:r>
          <w:rPr>
            <w:rFonts w:ascii="Times New Roman" w:hAnsi="Times New Roman" w:cs="Times New Roman"/>
            <w:sz w:val="24"/>
            <w:szCs w:val="24"/>
            <w:lang w:val="el-GR"/>
          </w:rPr>
          <w:t>πουδαιότητας</w:t>
        </w:r>
      </w:ins>
      <w:r>
        <w:rPr>
          <w:rFonts w:ascii="Times New Roman" w:hAnsi="Times New Roman" w:cs="Times New Roman"/>
          <w:sz w:val="24"/>
          <w:szCs w:val="24"/>
          <w:lang w:val="el-GR"/>
        </w:rPr>
        <w:t xml:space="preserve"> είναι ότι </w:t>
      </w:r>
      <w:del w:id="18" w:author="Χ Υ" w:date="2019-05-17T11:17:00Z">
        <w:r w:rsidDel="00882C38">
          <w:rPr>
            <w:rFonts w:ascii="Times New Roman" w:hAnsi="Times New Roman" w:cs="Times New Roman"/>
            <w:sz w:val="24"/>
            <w:szCs w:val="24"/>
            <w:lang w:val="el-GR"/>
          </w:rPr>
          <w:delText xml:space="preserve"> </w:delText>
        </w:r>
        <w:r w:rsidDel="00882C38">
          <w:rPr>
            <w:rFonts w:ascii="Times New Roman" w:hAnsi="Times New Roman" w:cs="Times New Roman"/>
            <w:sz w:val="24"/>
            <w:szCs w:val="24"/>
            <w:lang w:val="el-GR"/>
          </w:rPr>
          <w:delText xml:space="preserve">ότι </w:delText>
        </w:r>
      </w:del>
      <w:r>
        <w:rPr>
          <w:rFonts w:ascii="Times New Roman" w:hAnsi="Times New Roman" w:cs="Times New Roman"/>
          <w:sz w:val="24"/>
          <w:szCs w:val="24"/>
          <w:lang w:val="el-GR"/>
        </w:rPr>
        <w:t xml:space="preserve">το γράφημα των συναλλαγών μπορεί να χρησιμοποιηθεί για την καταγραφή των </w:t>
      </w:r>
      <w:del w:id="19" w:author="Άγνωστος συντάκτης" w:date="2019-05-16T20:21: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και την αποσαφήνιση</w:t>
      </w:r>
      <w:del w:id="20" w:author="Άγνωστος συντάκτης" w:date="2019-05-16T20:21: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 xml:space="preserve"> των εισροών </w:t>
      </w:r>
      <w:del w:id="21" w:author="Άγνωστος συντάκτης" w:date="2019-05-16T20:21: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 xml:space="preserve">για έναν </w:t>
      </w:r>
      <w:del w:id="22" w:author="Άγνωστος συντάκτης" w:date="2019-05-16T20:21: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 xml:space="preserve">οποιοδήποτε λογαριασμό. Επειδή σε </w:t>
      </w:r>
      <w:r>
        <w:rPr>
          <w:rFonts w:ascii="Times New Roman" w:hAnsi="Times New Roman" w:cs="Times New Roman"/>
          <w:sz w:val="24"/>
          <w:szCs w:val="24"/>
          <w:lang w:val="el-GR"/>
        </w:rPr>
        <w:t>αυτό το δίκτυο υπάρχει μεγάλη διαφάνεια, οι πληροφορίες αυτές με τις μεταφορές μεταξύ των λογαριασμών</w:t>
      </w:r>
      <w:del w:id="23" w:author="Άγνωστος συντάκτης" w:date="2019-05-16T20:21: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 xml:space="preserve"> μπορούν να χρησιμοποιηθούν για την βαθμολόγηση της σπουδαιότητας των λογαριασμών</w:t>
      </w:r>
      <w:del w:id="24" w:author="Άγνωστος συντάκτης" w:date="2019-05-16T20:21: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 Τέλος</w:t>
      </w:r>
      <w:ins w:id="25" w:author="Άγνωστος συντάκτης" w:date="2019-05-16T20:21:00Z">
        <w:r>
          <w:rPr>
            <w:rFonts w:ascii="Times New Roman" w:hAnsi="Times New Roman" w:cs="Times New Roman"/>
            <w:sz w:val="24"/>
            <w:szCs w:val="24"/>
            <w:lang w:val="el-GR"/>
          </w:rPr>
          <w:t>,</w:t>
        </w:r>
      </w:ins>
      <w:del w:id="26" w:author="Άγνωστος συντάκτης" w:date="2019-05-16T20:21: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 xml:space="preserve"> ο πίνακας </w:t>
      </w:r>
      <w:proofErr w:type="spellStart"/>
      <w:r>
        <w:rPr>
          <w:rFonts w:ascii="Times New Roman" w:hAnsi="Times New Roman" w:cs="Times New Roman"/>
          <w:sz w:val="24"/>
          <w:szCs w:val="24"/>
        </w:rPr>
        <w:t>outlink</w:t>
      </w:r>
      <w:proofErr w:type="spellEnd"/>
      <w:r>
        <w:rPr>
          <w:rFonts w:ascii="Times New Roman" w:hAnsi="Times New Roman" w:cs="Times New Roman"/>
          <w:sz w:val="24"/>
          <w:szCs w:val="24"/>
          <w:lang w:val="el-GR"/>
        </w:rPr>
        <w:t xml:space="preserve"> που ορίζει το γράφημα των συναλλαγών </w:t>
      </w:r>
      <w:del w:id="27" w:author="Άγνωστος συντάκτης" w:date="2019-05-16T20:22: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 xml:space="preserve">είναι </w:t>
      </w:r>
      <w:r>
        <w:rPr>
          <w:rFonts w:ascii="Times New Roman" w:hAnsi="Times New Roman" w:cs="Times New Roman"/>
          <w:sz w:val="24"/>
          <w:szCs w:val="24"/>
          <w:lang w:val="el-GR"/>
        </w:rPr>
        <w:t xml:space="preserve">σημαντικός και χρησιμοποιείται στον υπολογισμό  του </w:t>
      </w:r>
      <w:proofErr w:type="spellStart"/>
      <w:r>
        <w:rPr>
          <w:rFonts w:ascii="Times New Roman" w:hAnsi="Times New Roman" w:cs="Times New Roman"/>
          <w:sz w:val="24"/>
          <w:szCs w:val="24"/>
        </w:rPr>
        <w:t>PoI</w:t>
      </w:r>
      <w:proofErr w:type="spellEnd"/>
      <w:r>
        <w:rPr>
          <w:rFonts w:ascii="Times New Roman" w:hAnsi="Times New Roman" w:cs="Times New Roman"/>
          <w:sz w:val="24"/>
          <w:szCs w:val="24"/>
          <w:lang w:val="el-GR"/>
        </w:rPr>
        <w:t xml:space="preserve">. </w:t>
      </w:r>
      <w:r>
        <w:rPr>
          <w:rFonts w:ascii="Times New Roman" w:hAnsi="Times New Roman" w:cs="Times New Roman"/>
          <w:sz w:val="24"/>
          <w:szCs w:val="24"/>
        </w:rPr>
        <w:t>O</w:t>
      </w:r>
      <w:r>
        <w:rPr>
          <w:rFonts w:ascii="Times New Roman" w:hAnsi="Times New Roman" w:cs="Times New Roman"/>
          <w:sz w:val="24"/>
          <w:szCs w:val="24"/>
          <w:lang w:val="el-GR"/>
        </w:rPr>
        <w:t xml:space="preserve"> πίνακας </w:t>
      </w:r>
      <w:commentRangeStart w:id="28"/>
      <w:proofErr w:type="spellStart"/>
      <w:r>
        <w:rPr>
          <w:rFonts w:ascii="Times New Roman" w:hAnsi="Times New Roman" w:cs="Times New Roman"/>
          <w:sz w:val="24"/>
          <w:szCs w:val="24"/>
        </w:rPr>
        <w:t>outlink</w:t>
      </w:r>
      <w:commentRangeEnd w:id="28"/>
      <w:proofErr w:type="spellEnd"/>
      <w:r>
        <w:commentReference w:id="28"/>
      </w:r>
      <w:r>
        <w:rPr>
          <w:rFonts w:ascii="Times New Roman" w:hAnsi="Times New Roman" w:cs="Times New Roman"/>
          <w:sz w:val="24"/>
          <w:szCs w:val="24"/>
          <w:lang w:val="el-GR"/>
        </w:rPr>
        <w:t xml:space="preserve"> ουσιαστικά περιγράφει την σταθμισμένη καθαρή ροή ενός λογαριασμούς τις τελευταίες 30 ημέρες, </w:t>
      </w:r>
      <w:del w:id="29" w:author="Άγνωστος συντάκτης" w:date="2019-05-16T20:22:00Z">
        <w:r>
          <w:rPr>
            <w:rFonts w:ascii="Times New Roman" w:hAnsi="Times New Roman" w:cs="Times New Roman"/>
            <w:sz w:val="24"/>
            <w:szCs w:val="24"/>
            <w:lang w:val="el-GR"/>
          </w:rPr>
          <w:delText>α</w:delText>
        </w:r>
      </w:del>
      <w:ins w:id="30" w:author="Άγνωστος συντάκτης" w:date="2019-05-16T20:22:00Z">
        <w:r>
          <w:rPr>
            <w:rFonts w:ascii="Times New Roman" w:hAnsi="Times New Roman" w:cs="Times New Roman"/>
            <w:sz w:val="24"/>
            <w:szCs w:val="24"/>
            <w:lang w:val="el-GR"/>
          </w:rPr>
          <w:t>ά</w:t>
        </w:r>
      </w:ins>
      <w:r>
        <w:rPr>
          <w:rFonts w:ascii="Times New Roman" w:hAnsi="Times New Roman" w:cs="Times New Roman"/>
          <w:sz w:val="24"/>
          <w:szCs w:val="24"/>
          <w:lang w:val="el-GR"/>
        </w:rPr>
        <w:t>ρ</w:t>
      </w:r>
      <w:ins w:id="31" w:author="Άγνωστος συντάκτης" w:date="2019-05-16T20:22:00Z">
        <w:r>
          <w:rPr>
            <w:rFonts w:ascii="Times New Roman" w:hAnsi="Times New Roman" w:cs="Times New Roman"/>
            <w:sz w:val="24"/>
            <w:szCs w:val="24"/>
            <w:lang w:val="el-GR"/>
          </w:rPr>
          <w:t>α</w:t>
        </w:r>
      </w:ins>
      <w:del w:id="32" w:author="Άγνωστος συντάκτης" w:date="2019-05-16T20:22:00Z">
        <w:r>
          <w:rPr>
            <w:rFonts w:ascii="Times New Roman" w:hAnsi="Times New Roman" w:cs="Times New Roman"/>
            <w:sz w:val="24"/>
            <w:szCs w:val="24"/>
            <w:lang w:val="el-GR"/>
          </w:rPr>
          <w:delText>ά</w:delText>
        </w:r>
      </w:del>
      <w:r>
        <w:rPr>
          <w:rFonts w:ascii="Times New Roman" w:hAnsi="Times New Roman" w:cs="Times New Roman"/>
          <w:sz w:val="24"/>
          <w:szCs w:val="24"/>
          <w:lang w:val="el-GR"/>
        </w:rPr>
        <w:t xml:space="preserve"> μόνο οι καθαρές μεταφορές συμβάλουν στην σημασία του λογαριασμού αυτού.[1]</w:t>
      </w:r>
    </w:p>
    <w:p w14:paraId="0C4C9DE3" w14:textId="77777777" w:rsidR="00E64D7C" w:rsidRDefault="00882C38">
      <w:pPr>
        <w:ind w:firstLine="720"/>
        <w:jc w:val="both"/>
      </w:pPr>
      <w:r>
        <w:rPr>
          <w:rFonts w:ascii="Times New Roman" w:hAnsi="Times New Roman" w:cs="Times New Roman"/>
          <w:sz w:val="24"/>
          <w:szCs w:val="24"/>
          <w:lang w:val="el-GR"/>
        </w:rPr>
        <w:t>Η απ</w:t>
      </w:r>
      <w:r>
        <w:rPr>
          <w:rFonts w:ascii="Times New Roman" w:hAnsi="Times New Roman" w:cs="Times New Roman"/>
          <w:sz w:val="24"/>
          <w:szCs w:val="24"/>
          <w:lang w:val="el-GR"/>
        </w:rPr>
        <w:t>όδειξη της σπουδαιότητας (</w:t>
      </w:r>
      <w:proofErr w:type="spellStart"/>
      <w:r>
        <w:rPr>
          <w:rFonts w:ascii="Times New Roman" w:hAnsi="Times New Roman" w:cs="Times New Roman"/>
          <w:sz w:val="24"/>
          <w:szCs w:val="24"/>
        </w:rPr>
        <w:t>PoI</w:t>
      </w:r>
      <w:proofErr w:type="spellEnd"/>
      <w:r>
        <w:rPr>
          <w:rFonts w:ascii="Times New Roman" w:hAnsi="Times New Roman" w:cs="Times New Roman"/>
          <w:sz w:val="24"/>
          <w:szCs w:val="24"/>
          <w:lang w:val="el-GR"/>
        </w:rPr>
        <w:t xml:space="preserve"> της ΝΕΜ</w:t>
      </w:r>
      <w:ins w:id="33" w:author="Άγνωστος συντάκτης" w:date="2019-05-16T20:23:00Z">
        <w:r>
          <w:rPr>
            <w:rFonts w:ascii="Times New Roman" w:hAnsi="Times New Roman" w:cs="Times New Roman"/>
            <w:sz w:val="24"/>
            <w:szCs w:val="24"/>
            <w:lang w:val="el-GR"/>
          </w:rPr>
          <w:t>)</w:t>
        </w:r>
      </w:ins>
      <w:del w:id="34" w:author="Χ Υ" w:date="2019-05-17T11:18:00Z">
        <w:r w:rsidDel="00882C38">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 xml:space="preserve">, χρησιμοποιεί επίσης ένα κρυπτονόμισμα που ονομάζεται </w:t>
      </w:r>
      <w:r>
        <w:rPr>
          <w:rFonts w:ascii="Times New Roman" w:hAnsi="Times New Roman" w:cs="Times New Roman"/>
          <w:sz w:val="24"/>
          <w:szCs w:val="24"/>
        </w:rPr>
        <w:t>XEM</w:t>
      </w:r>
      <w:r>
        <w:rPr>
          <w:rFonts w:ascii="Times New Roman" w:hAnsi="Times New Roman" w:cs="Times New Roman"/>
          <w:sz w:val="24"/>
          <w:szCs w:val="24"/>
          <w:lang w:val="el-GR"/>
        </w:rPr>
        <w:t xml:space="preserve">. Κάθε λογαριασμός στο δίκτυο </w:t>
      </w:r>
      <w:r>
        <w:rPr>
          <w:rFonts w:ascii="Times New Roman" w:hAnsi="Times New Roman" w:cs="Times New Roman"/>
          <w:sz w:val="24"/>
          <w:szCs w:val="24"/>
        </w:rPr>
        <w:t>NEM</w:t>
      </w:r>
      <w:r>
        <w:rPr>
          <w:rFonts w:ascii="Times New Roman" w:hAnsi="Times New Roman" w:cs="Times New Roman"/>
          <w:sz w:val="24"/>
          <w:szCs w:val="24"/>
          <w:lang w:val="el-GR"/>
        </w:rPr>
        <w:t xml:space="preserve"> έχει ένα υπόλοιπο </w:t>
      </w:r>
      <w:r>
        <w:rPr>
          <w:rFonts w:ascii="Times New Roman" w:hAnsi="Times New Roman" w:cs="Times New Roman"/>
          <w:sz w:val="24"/>
          <w:szCs w:val="24"/>
        </w:rPr>
        <w:t>XEM</w:t>
      </w:r>
      <w:r>
        <w:rPr>
          <w:rFonts w:ascii="Times New Roman" w:hAnsi="Times New Roman" w:cs="Times New Roman"/>
          <w:sz w:val="24"/>
          <w:szCs w:val="24"/>
          <w:lang w:val="el-GR"/>
        </w:rPr>
        <w:t xml:space="preserve"> που χωρίζεται σε δύο μέρη: κατοχυρωμένο και μη επενδυμένο. Κάθε φορά που ένας λογαριασμός λαμβάνει το </w:t>
      </w:r>
      <w:r>
        <w:rPr>
          <w:rFonts w:ascii="Times New Roman" w:hAnsi="Times New Roman" w:cs="Times New Roman"/>
          <w:sz w:val="24"/>
          <w:szCs w:val="24"/>
        </w:rPr>
        <w:t>XEM</w:t>
      </w:r>
      <w:r>
        <w:rPr>
          <w:rFonts w:ascii="Times New Roman" w:hAnsi="Times New Roman" w:cs="Times New Roman"/>
          <w:sz w:val="24"/>
          <w:szCs w:val="24"/>
          <w:lang w:val="el-GR"/>
        </w:rPr>
        <w:t xml:space="preserve">, αυτό το νέο </w:t>
      </w:r>
      <w:r>
        <w:rPr>
          <w:rFonts w:ascii="Times New Roman" w:hAnsi="Times New Roman" w:cs="Times New Roman"/>
          <w:sz w:val="24"/>
          <w:szCs w:val="24"/>
        </w:rPr>
        <w:t>XEM</w:t>
      </w:r>
      <w:r>
        <w:rPr>
          <w:rFonts w:ascii="Times New Roman" w:hAnsi="Times New Roman" w:cs="Times New Roman"/>
          <w:sz w:val="24"/>
          <w:szCs w:val="24"/>
          <w:lang w:val="el-GR"/>
        </w:rPr>
        <w:t xml:space="preserve"> προστίθεται στο μη επενδυμένο υπόλοιπο του λογαριασμού. Επίσης Το ένα δέκατο του μη επενδυμένου ποσού </w:t>
      </w:r>
      <w:del w:id="35" w:author="Άγνωστος συντάκτης" w:date="2019-05-16T20:23: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του κάθε λογαριασμού μεταφέρε</w:t>
      </w:r>
      <w:r>
        <w:rPr>
          <w:rFonts w:ascii="Times New Roman" w:hAnsi="Times New Roman" w:cs="Times New Roman"/>
          <w:sz w:val="24"/>
          <w:szCs w:val="24"/>
          <w:lang w:val="el-GR"/>
        </w:rPr>
        <w:t xml:space="preserve">ται στο </w:t>
      </w:r>
      <w:commentRangeStart w:id="36"/>
      <w:r>
        <w:rPr>
          <w:rFonts w:ascii="Times New Roman" w:hAnsi="Times New Roman" w:cs="Times New Roman"/>
          <w:sz w:val="24"/>
          <w:szCs w:val="24"/>
          <w:lang w:val="el-GR"/>
        </w:rPr>
        <w:t>κεκτημένο μέρος</w:t>
      </w:r>
      <w:commentRangeEnd w:id="36"/>
      <w:r>
        <w:commentReference w:id="36"/>
      </w:r>
      <w:r>
        <w:rPr>
          <w:rFonts w:ascii="Times New Roman" w:hAnsi="Times New Roman" w:cs="Times New Roman"/>
          <w:sz w:val="24"/>
          <w:szCs w:val="24"/>
          <w:lang w:val="el-GR"/>
        </w:rPr>
        <w:t xml:space="preserve"> σε κάθε 1</w:t>
      </w:r>
      <w:ins w:id="37" w:author="Χ Υ" w:date="2019-05-17T11:18:00Z">
        <w:r>
          <w:rPr>
            <w:rFonts w:ascii="Times New Roman" w:hAnsi="Times New Roman" w:cs="Times New Roman"/>
            <w:sz w:val="24"/>
            <w:szCs w:val="24"/>
            <w:lang w:val="el-GR"/>
          </w:rPr>
          <w:t>.</w:t>
        </w:r>
      </w:ins>
      <w:r>
        <w:rPr>
          <w:rFonts w:ascii="Times New Roman" w:hAnsi="Times New Roman" w:cs="Times New Roman"/>
          <w:sz w:val="24"/>
          <w:szCs w:val="24"/>
          <w:lang w:val="el-GR"/>
        </w:rPr>
        <w:t xml:space="preserve">440 μπλοκ (σχεδόν κάθε μέρα). Για να είναι ένας λογαριασμός τόσο “σημαντικός” που να μπορεί να δημοσιεύει καινούργια μπλοκ πρέπει να κατέχει τουλάχιστον 10.000 κατοχυρωμένα </w:t>
      </w:r>
      <w:r>
        <w:rPr>
          <w:rFonts w:ascii="Times New Roman" w:hAnsi="Times New Roman" w:cs="Times New Roman"/>
          <w:sz w:val="24"/>
          <w:szCs w:val="24"/>
        </w:rPr>
        <w:t>XEM</w:t>
      </w:r>
      <w:ins w:id="38" w:author="Άγνωστος συντάκτης" w:date="2019-05-16T20:24:00Z">
        <w:r>
          <w:rPr>
            <w:rFonts w:ascii="Times New Roman" w:hAnsi="Times New Roman" w:cs="Times New Roman"/>
            <w:sz w:val="24"/>
            <w:szCs w:val="24"/>
          </w:rPr>
          <w:t>.</w:t>
        </w:r>
      </w:ins>
      <w:del w:id="39" w:author="Άγνωστος συντάκτης" w:date="2019-05-16T20:24:00Z">
        <w:r>
          <w:rPr>
            <w:rFonts w:ascii="Times New Roman" w:hAnsi="Times New Roman" w:cs="Times New Roman"/>
            <w:sz w:val="24"/>
            <w:szCs w:val="24"/>
            <w:lang w:val="el-GR"/>
          </w:rPr>
          <w:delText>,</w:delText>
        </w:r>
      </w:del>
      <w:r>
        <w:rPr>
          <w:rFonts w:ascii="Times New Roman" w:hAnsi="Times New Roman" w:cs="Times New Roman"/>
          <w:sz w:val="24"/>
          <w:szCs w:val="24"/>
          <w:lang w:val="el-GR"/>
        </w:rPr>
        <w:t xml:space="preserve"> </w:t>
      </w:r>
      <w:del w:id="40" w:author="Άγνωστος συντάκτης" w:date="2019-05-16T20:24:00Z">
        <w:r>
          <w:rPr>
            <w:rFonts w:ascii="Times New Roman" w:hAnsi="Times New Roman" w:cs="Times New Roman"/>
            <w:sz w:val="24"/>
            <w:szCs w:val="24"/>
            <w:lang w:val="el-GR"/>
          </w:rPr>
          <w:delText>ε</w:delText>
        </w:r>
      </w:del>
      <w:ins w:id="41" w:author="Άγνωστος συντάκτης" w:date="2019-05-16T20:24:00Z">
        <w:r>
          <w:rPr>
            <w:rFonts w:ascii="Times New Roman" w:hAnsi="Times New Roman" w:cs="Times New Roman"/>
            <w:sz w:val="24"/>
            <w:szCs w:val="24"/>
            <w:lang w:val="el-GR"/>
          </w:rPr>
          <w:t>Ε</w:t>
        </w:r>
      </w:ins>
      <w:r>
        <w:rPr>
          <w:rFonts w:ascii="Times New Roman" w:hAnsi="Times New Roman" w:cs="Times New Roman"/>
          <w:sz w:val="24"/>
          <w:szCs w:val="24"/>
          <w:lang w:val="el-GR"/>
        </w:rPr>
        <w:t>πίσης πρέπει να έχει έναν α</w:t>
      </w:r>
      <w:commentRangeStart w:id="42"/>
      <w:r>
        <w:rPr>
          <w:rFonts w:ascii="Times New Roman" w:hAnsi="Times New Roman" w:cs="Times New Roman"/>
          <w:sz w:val="24"/>
          <w:szCs w:val="24"/>
          <w:lang w:val="el-GR"/>
        </w:rPr>
        <w:t xml:space="preserve">ξιοσημείωτο </w:t>
      </w:r>
      <w:r>
        <w:rPr>
          <w:rFonts w:ascii="Times New Roman" w:hAnsi="Times New Roman" w:cs="Times New Roman"/>
          <w:sz w:val="24"/>
          <w:szCs w:val="24"/>
          <w:lang w:val="el-GR"/>
        </w:rPr>
        <w:t xml:space="preserve"> βαθμό </w:t>
      </w:r>
      <w:del w:id="43" w:author="Άγνωστος συντάκτης" w:date="2019-05-16T20:24: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λογαριασμού</w:t>
      </w:r>
      <w:commentRangeEnd w:id="42"/>
      <w:r>
        <w:commentReference w:id="42"/>
      </w:r>
      <w:r>
        <w:rPr>
          <w:rFonts w:ascii="Times New Roman" w:hAnsi="Times New Roman" w:cs="Times New Roman"/>
          <w:sz w:val="24"/>
          <w:szCs w:val="24"/>
          <w:lang w:val="el-GR"/>
        </w:rPr>
        <w:t xml:space="preserve"> εντός του δικτύου (υπολογίζεται με βάση τον αλγόριθμο </w:t>
      </w:r>
      <w:commentRangeStart w:id="44"/>
      <w:proofErr w:type="spellStart"/>
      <w:r>
        <w:rPr>
          <w:rFonts w:ascii="Times New Roman" w:hAnsi="Times New Roman" w:cs="Times New Roman"/>
          <w:sz w:val="24"/>
          <w:szCs w:val="24"/>
        </w:rPr>
        <w:t>NCDawareRank</w:t>
      </w:r>
      <w:commentRangeEnd w:id="44"/>
      <w:proofErr w:type="spellEnd"/>
      <w:r>
        <w:commentReference w:id="44"/>
      </w:r>
      <w:r>
        <w:rPr>
          <w:rFonts w:ascii="Times New Roman" w:hAnsi="Times New Roman" w:cs="Times New Roman"/>
          <w:sz w:val="24"/>
          <w:szCs w:val="24"/>
          <w:lang w:val="el-GR"/>
        </w:rPr>
        <w:t>),</w:t>
      </w:r>
      <w:ins w:id="45" w:author="Άγνωστος συντάκτης" w:date="2019-05-16T20:24:00Z">
        <w:r>
          <w:rPr>
            <w:rFonts w:ascii="Times New Roman" w:hAnsi="Times New Roman" w:cs="Times New Roman"/>
            <w:sz w:val="24"/>
            <w:szCs w:val="24"/>
            <w:lang w:val="el-GR"/>
          </w:rPr>
          <w:t xml:space="preserve"> </w:t>
        </w:r>
      </w:ins>
      <w:r>
        <w:rPr>
          <w:rFonts w:ascii="Times New Roman" w:hAnsi="Times New Roman" w:cs="Times New Roman"/>
          <w:sz w:val="24"/>
          <w:szCs w:val="24"/>
          <w:lang w:val="el-GR"/>
        </w:rPr>
        <w:t xml:space="preserve">έναν συντελεστή στάθμισης που βασίζεται στην </w:t>
      </w:r>
      <w:commentRangeStart w:id="46"/>
      <w:r>
        <w:rPr>
          <w:rFonts w:ascii="Times New Roman" w:hAnsi="Times New Roman" w:cs="Times New Roman"/>
          <w:sz w:val="24"/>
          <w:szCs w:val="24"/>
          <w:lang w:val="el-GR"/>
        </w:rPr>
        <w:t xml:space="preserve">τυπολογική θέση του λογαριασμού </w:t>
      </w:r>
      <w:commentRangeEnd w:id="46"/>
      <w:r>
        <w:commentReference w:id="46"/>
      </w:r>
      <w:r>
        <w:rPr>
          <w:rFonts w:ascii="Times New Roman" w:hAnsi="Times New Roman" w:cs="Times New Roman"/>
          <w:sz w:val="24"/>
          <w:szCs w:val="24"/>
          <w:lang w:val="el-GR"/>
        </w:rPr>
        <w:t xml:space="preserve">(όπως, </w:t>
      </w:r>
      <w:ins w:id="47" w:author="Άγνωστος συντάκτης" w:date="2019-05-16T20:25:00Z">
        <w:r>
          <w:rPr>
            <w:rFonts w:ascii="Times New Roman" w:hAnsi="Times New Roman" w:cs="Times New Roman"/>
            <w:sz w:val="24"/>
            <w:szCs w:val="24"/>
            <w:lang w:val="el-GR"/>
          </w:rPr>
          <w:t xml:space="preserve">ότι </w:t>
        </w:r>
      </w:ins>
      <w:r>
        <w:rPr>
          <w:rFonts w:ascii="Times New Roman" w:hAnsi="Times New Roman" w:cs="Times New Roman"/>
          <w:sz w:val="24"/>
          <w:szCs w:val="24"/>
          <w:lang w:val="el-GR"/>
        </w:rPr>
        <w:t xml:space="preserve">ο λογαριασμός είναι μια απόκλιση ή μέρος ενός συνόλου κόμβων) και δύο </w:t>
      </w:r>
      <w:r>
        <w:rPr>
          <w:rFonts w:ascii="Times New Roman" w:hAnsi="Times New Roman" w:cs="Times New Roman"/>
          <w:sz w:val="24"/>
          <w:szCs w:val="24"/>
          <w:lang w:val="el-GR"/>
        </w:rPr>
        <w:t xml:space="preserve">κατάλληλες σταθερές που καθορίζονται από την </w:t>
      </w:r>
      <w:r>
        <w:rPr>
          <w:rFonts w:ascii="Times New Roman" w:hAnsi="Times New Roman" w:cs="Times New Roman"/>
          <w:sz w:val="24"/>
          <w:szCs w:val="24"/>
          <w:lang w:val="el-GR"/>
        </w:rPr>
        <w:lastRenderedPageBreak/>
        <w:t>εταιρία.[4]</w:t>
      </w:r>
      <w:r>
        <w:rPr>
          <w:rFonts w:ascii="Times New Roman" w:hAnsi="Times New Roman" w:cs="Times New Roman"/>
          <w:sz w:val="52"/>
          <w:szCs w:val="52"/>
          <w:lang w:val="el-GR"/>
        </w:rPr>
        <w:t xml:space="preserve"> </w:t>
      </w:r>
      <w:r>
        <w:rPr>
          <w:noProof/>
        </w:rPr>
        <w:drawing>
          <wp:inline distT="0" distB="1270" distL="0" distR="9525" wp14:anchorId="29790E86" wp14:editId="242EEC78">
            <wp:extent cx="6010275" cy="1522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srcRect l="2905" t="3926" r="4246" b="31044"/>
                    <a:stretch>
                      <a:fillRect/>
                    </a:stretch>
                  </pic:blipFill>
                  <pic:spPr bwMode="auto">
                    <a:xfrm>
                      <a:off x="0" y="0"/>
                      <a:ext cx="6010275" cy="1522730"/>
                    </a:xfrm>
                    <a:prstGeom prst="rect">
                      <a:avLst/>
                    </a:prstGeom>
                  </pic:spPr>
                </pic:pic>
              </a:graphicData>
            </a:graphic>
          </wp:inline>
        </w:drawing>
      </w:r>
    </w:p>
    <w:p w14:paraId="7251B5C6" w14:textId="77777777" w:rsidR="00E64D7C" w:rsidRDefault="00882C38">
      <w:pPr>
        <w:pStyle w:val="ListParagraph"/>
        <w:numPr>
          <w:ilvl w:val="0"/>
          <w:numId w:val="1"/>
        </w:numPr>
        <w:jc w:val="both"/>
        <w:rPr>
          <w:rFonts w:ascii="Times New Roman" w:hAnsi="Times New Roman" w:cs="Times New Roman"/>
          <w:sz w:val="52"/>
          <w:szCs w:val="52"/>
          <w:lang w:val="el-GR"/>
        </w:rPr>
      </w:pPr>
      <w:r>
        <w:rPr>
          <w:rFonts w:ascii="Times New Roman" w:hAnsi="Times New Roman" w:cs="Times New Roman"/>
          <w:sz w:val="52"/>
          <w:szCs w:val="52"/>
          <w:lang w:val="el-GR"/>
        </w:rPr>
        <w:t xml:space="preserve">Παράδειγμα χρήσης του και πως λειτουργεί το </w:t>
      </w:r>
      <w:proofErr w:type="spellStart"/>
      <w:r>
        <w:rPr>
          <w:rFonts w:ascii="Times New Roman" w:hAnsi="Times New Roman" w:cs="Times New Roman"/>
          <w:sz w:val="52"/>
          <w:szCs w:val="52"/>
          <w:lang w:val="el-GR"/>
        </w:rPr>
        <w:t>ΡοΙ</w:t>
      </w:r>
      <w:proofErr w:type="spellEnd"/>
    </w:p>
    <w:p w14:paraId="43B7627E" w14:textId="77777777" w:rsidR="00E64D7C" w:rsidRDefault="00882C38">
      <w:pPr>
        <w:ind w:firstLine="720"/>
        <w:jc w:val="both"/>
      </w:pPr>
      <w:r>
        <w:rPr>
          <w:noProof/>
        </w:rPr>
        <w:drawing>
          <wp:anchor distT="0" distB="0" distL="114300" distR="116205" simplePos="0" relativeHeight="3" behindDoc="0" locked="0" layoutInCell="1" allowOverlap="1" wp14:anchorId="37327D81" wp14:editId="27058366">
            <wp:simplePos x="0" y="0"/>
            <wp:positionH relativeFrom="margin">
              <wp:posOffset>2604770</wp:posOffset>
            </wp:positionH>
            <wp:positionV relativeFrom="margin">
              <wp:posOffset>2233930</wp:posOffset>
            </wp:positionV>
            <wp:extent cx="3122295" cy="2247900"/>
            <wp:effectExtent l="0" t="0" r="0" b="0"/>
            <wp:wrapSquare wrapText="bothSides"/>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3"/>
                    <a:srcRect l="3315" t="2607" r="4332"/>
                    <a:stretch>
                      <a:fillRect/>
                    </a:stretch>
                  </pic:blipFill>
                  <pic:spPr bwMode="auto">
                    <a:xfrm>
                      <a:off x="0" y="0"/>
                      <a:ext cx="3122295" cy="2247900"/>
                    </a:xfrm>
                    <a:prstGeom prst="rect">
                      <a:avLst/>
                    </a:prstGeom>
                  </pic:spPr>
                </pic:pic>
              </a:graphicData>
            </a:graphic>
          </wp:anchor>
        </w:drawing>
      </w:r>
      <w:r>
        <w:rPr>
          <w:rFonts w:ascii="Times New Roman" w:hAnsi="Times New Roman" w:cs="Times New Roman"/>
          <w:sz w:val="24"/>
          <w:szCs w:val="24"/>
          <w:lang w:val="el-GR"/>
        </w:rPr>
        <w:t>Αναφορικά παρα</w:t>
      </w:r>
      <w:ins w:id="48" w:author="Άγνωστος συντάκτης" w:date="2019-05-16T20:25:00Z">
        <w:r>
          <w:rPr>
            <w:rFonts w:ascii="Times New Roman" w:hAnsi="Times New Roman" w:cs="Times New Roman"/>
            <w:sz w:val="24"/>
            <w:szCs w:val="24"/>
            <w:lang w:val="el-GR"/>
          </w:rPr>
          <w:t>τίθενται</w:t>
        </w:r>
      </w:ins>
      <w:del w:id="49" w:author="Άγνωστος συντάκτης" w:date="2019-05-16T20:25:00Z">
        <w:r>
          <w:rPr>
            <w:rFonts w:ascii="Times New Roman" w:hAnsi="Times New Roman" w:cs="Times New Roman"/>
            <w:sz w:val="24"/>
            <w:szCs w:val="24"/>
            <w:lang w:val="el-GR"/>
          </w:rPr>
          <w:delText>θέτω</w:delText>
        </w:r>
      </w:del>
      <w:r>
        <w:rPr>
          <w:rFonts w:ascii="Times New Roman" w:hAnsi="Times New Roman" w:cs="Times New Roman"/>
          <w:sz w:val="24"/>
          <w:szCs w:val="24"/>
          <w:lang w:val="el-GR"/>
        </w:rPr>
        <w:t xml:space="preserve"> τα βήματα </w:t>
      </w:r>
      <w:del w:id="50" w:author="Άγνωστος συντάκτης" w:date="2019-05-16T20:25:00Z">
        <w:r>
          <w:rPr>
            <w:rFonts w:ascii="Times New Roman" w:hAnsi="Times New Roman" w:cs="Times New Roman"/>
            <w:sz w:val="24"/>
            <w:szCs w:val="24"/>
            <w:lang w:val="el-GR"/>
          </w:rPr>
          <w:delText>κατά</w:delText>
        </w:r>
      </w:del>
      <w:ins w:id="51" w:author="Άγνωστος συντάκτης" w:date="2019-05-16T20:25:00Z">
        <w:r>
          <w:rPr>
            <w:rFonts w:ascii="Times New Roman" w:hAnsi="Times New Roman" w:cs="Times New Roman"/>
            <w:sz w:val="24"/>
            <w:szCs w:val="24"/>
            <w:lang w:val="el-GR"/>
          </w:rPr>
          <w:t>με</w:t>
        </w:r>
      </w:ins>
      <w:r>
        <w:rPr>
          <w:rFonts w:ascii="Times New Roman" w:hAnsi="Times New Roman" w:cs="Times New Roman"/>
          <w:sz w:val="24"/>
          <w:szCs w:val="24"/>
          <w:lang w:val="el-GR"/>
        </w:rPr>
        <w:t xml:space="preserve"> τα οποία </w:t>
      </w:r>
      <w:del w:id="52" w:author="Άγνωστος συντάκτης" w:date="2019-05-16T20:25: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μπορεί κάποιο</w:t>
      </w:r>
      <w:ins w:id="53" w:author="Άγνωστος συντάκτης" w:date="2019-05-16T20:25:00Z">
        <w:r>
          <w:rPr>
            <w:rFonts w:ascii="Times New Roman" w:hAnsi="Times New Roman" w:cs="Times New Roman"/>
            <w:sz w:val="24"/>
            <w:szCs w:val="24"/>
            <w:lang w:val="el-GR"/>
          </w:rPr>
          <w:t>ς</w:t>
        </w:r>
      </w:ins>
      <w:del w:id="54" w:author="Άγνωστος συντάκτης" w:date="2019-05-16T20:25:00Z">
        <w:r>
          <w:rPr>
            <w:rFonts w:ascii="Times New Roman" w:hAnsi="Times New Roman" w:cs="Times New Roman"/>
            <w:sz w:val="24"/>
            <w:szCs w:val="24"/>
            <w:lang w:val="el-GR"/>
          </w:rPr>
          <w:delText>ν</w:delText>
        </w:r>
      </w:del>
      <w:r>
        <w:rPr>
          <w:rFonts w:ascii="Times New Roman" w:hAnsi="Times New Roman" w:cs="Times New Roman"/>
          <w:sz w:val="24"/>
          <w:szCs w:val="24"/>
          <w:lang w:val="el-GR"/>
        </w:rPr>
        <w:t xml:space="preserve"> να συμμετέχει στο </w:t>
      </w:r>
      <w:proofErr w:type="spellStart"/>
      <w:r>
        <w:rPr>
          <w:rFonts w:ascii="Times New Roman" w:hAnsi="Times New Roman" w:cs="Times New Roman"/>
          <w:sz w:val="24"/>
          <w:szCs w:val="24"/>
          <w:lang w:val="el-GR"/>
        </w:rPr>
        <w:t>ΡοΙ</w:t>
      </w:r>
      <w:proofErr w:type="spellEnd"/>
      <w:r>
        <w:rPr>
          <w:rFonts w:ascii="Times New Roman" w:hAnsi="Times New Roman" w:cs="Times New Roman"/>
          <w:sz w:val="24"/>
          <w:szCs w:val="24"/>
          <w:lang w:val="el-GR"/>
        </w:rPr>
        <w:t xml:space="preserve"> της ΝΕΜ. Έστω ότι ένας καινούργιος χρήστης προσπαθεί να εγγραφεί στο δίκτυο της εταιρίας ΝΕΜ. Αρχικά δημιουργείτ</w:t>
      </w:r>
      <w:ins w:id="55" w:author="Άγνωστος συντάκτης" w:date="2019-05-16T20:26:00Z">
        <w:r>
          <w:rPr>
            <w:rFonts w:ascii="Times New Roman" w:hAnsi="Times New Roman" w:cs="Times New Roman"/>
            <w:sz w:val="24"/>
            <w:szCs w:val="24"/>
            <w:lang w:val="el-GR"/>
          </w:rPr>
          <w:t>αι</w:t>
        </w:r>
      </w:ins>
      <w:del w:id="56" w:author="Άγνωστος συντάκτης" w:date="2019-05-16T20:26:00Z">
        <w:r>
          <w:rPr>
            <w:rFonts w:ascii="Times New Roman" w:hAnsi="Times New Roman" w:cs="Times New Roman"/>
            <w:sz w:val="24"/>
            <w:szCs w:val="24"/>
            <w:lang w:val="el-GR"/>
          </w:rPr>
          <w:delText>ε</w:delText>
        </w:r>
      </w:del>
      <w:r>
        <w:rPr>
          <w:rFonts w:ascii="Times New Roman" w:hAnsi="Times New Roman" w:cs="Times New Roman"/>
          <w:sz w:val="24"/>
          <w:szCs w:val="24"/>
          <w:lang w:val="el-GR"/>
        </w:rPr>
        <w:t xml:space="preserve"> ο λογαριασμός του χρήστη με την χρήση ελλειπτικών καμπυλών  έτσι ώστε να επιτευχθεί η  εξασφάλιση της εμπιστευτικότητ</w:t>
      </w:r>
      <w:r>
        <w:rPr>
          <w:rFonts w:ascii="Times New Roman" w:hAnsi="Times New Roman" w:cs="Times New Roman"/>
          <w:sz w:val="24"/>
          <w:szCs w:val="24"/>
          <w:lang w:val="el-GR"/>
        </w:rPr>
        <w:t xml:space="preserve">ας, της αυθεντικότητας και η μη αναίρεσης όλων των συναλλαγών. Κάθε λογαριασμός έχει ένα  ιδιωτικό και δημόσιο κλειδί της τάξεως των 256 </w:t>
      </w:r>
      <w:r>
        <w:rPr>
          <w:rFonts w:ascii="Times New Roman" w:hAnsi="Times New Roman" w:cs="Times New Roman"/>
          <w:sz w:val="24"/>
          <w:szCs w:val="24"/>
        </w:rPr>
        <w:t>bit</w:t>
      </w:r>
      <w:r>
        <w:rPr>
          <w:rFonts w:ascii="Times New Roman" w:hAnsi="Times New Roman" w:cs="Times New Roman"/>
          <w:sz w:val="24"/>
          <w:szCs w:val="24"/>
          <w:lang w:val="el-GR"/>
        </w:rPr>
        <w:t xml:space="preserve"> έκαστος </w:t>
      </w:r>
      <w:del w:id="57" w:author="Άγνωστος συντάκτης" w:date="2019-05-16T20:26: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με τη χρήση</w:t>
      </w:r>
      <w:ins w:id="58" w:author="Χ Υ" w:date="2019-05-17T11:19:00Z">
        <w:r>
          <w:rPr>
            <w:rFonts w:ascii="Times New Roman" w:hAnsi="Times New Roman" w:cs="Times New Roman"/>
            <w:sz w:val="24"/>
            <w:szCs w:val="24"/>
            <w:lang w:val="el-GR"/>
          </w:rPr>
          <w:t xml:space="preserve"> του</w:t>
        </w:r>
      </w:ins>
      <w:r>
        <w:rPr>
          <w:rFonts w:ascii="Times New Roman" w:hAnsi="Times New Roman" w:cs="Times New Roman"/>
          <w:sz w:val="24"/>
          <w:szCs w:val="24"/>
          <w:lang w:val="el-GR"/>
        </w:rPr>
        <w:t xml:space="preserve"> αλγορίθμου Ed25519</w:t>
      </w:r>
      <w:del w:id="59" w:author="Άγνωστος συντάκτης" w:date="2019-05-16T20:26: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 xml:space="preserve">. Οι χρήστες </w:t>
      </w:r>
      <w:del w:id="60" w:author="Άγνωστος συντάκτης" w:date="2019-05-16T20:26: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και οι λογαριασμοί τους ξεχωρίζουν με τις διευθύνσεις, οι οπο</w:t>
      </w:r>
      <w:r>
        <w:rPr>
          <w:rFonts w:ascii="Times New Roman" w:hAnsi="Times New Roman" w:cs="Times New Roman"/>
          <w:sz w:val="24"/>
          <w:szCs w:val="24"/>
          <w:lang w:val="el-GR"/>
        </w:rPr>
        <w:t xml:space="preserve">ίες προέρχονται την μονόδρομη συνάρτηση του </w:t>
      </w:r>
      <w:r>
        <w:rPr>
          <w:rFonts w:ascii="Times New Roman" w:hAnsi="Times New Roman" w:cs="Times New Roman"/>
          <w:sz w:val="24"/>
          <w:szCs w:val="24"/>
        </w:rPr>
        <w:t>Ed</w:t>
      </w:r>
      <w:r>
        <w:rPr>
          <w:rFonts w:ascii="Times New Roman" w:hAnsi="Times New Roman" w:cs="Times New Roman"/>
          <w:sz w:val="24"/>
          <w:szCs w:val="24"/>
          <w:lang w:val="el-GR"/>
        </w:rPr>
        <w:t>25519 των δημόσιων κλειδιών τους. Κάθε λογαριασμός περιέχει: ένα υπόλοιπο λογαριασμό, τον αριθμό των συλλεγμένων μπλοκ, το ύψος της πρώτης συναλλαγής, λίστα με άλλους λογαριασμούς, πληροφορίες σχετικά με την κα</w:t>
      </w:r>
      <w:r>
        <w:rPr>
          <w:rFonts w:ascii="Times New Roman" w:hAnsi="Times New Roman" w:cs="Times New Roman"/>
          <w:sz w:val="24"/>
          <w:szCs w:val="24"/>
          <w:lang w:val="el-GR"/>
        </w:rPr>
        <w:t>τάσταση εξουσιοδοτημένου λογαριασμού, βαθμό σ</w:t>
      </w:r>
      <w:ins w:id="61" w:author="Άγνωστος συντάκτης" w:date="2019-05-16T20:26:00Z">
        <w:r>
          <w:rPr>
            <w:rFonts w:ascii="Times New Roman" w:hAnsi="Times New Roman" w:cs="Times New Roman"/>
            <w:sz w:val="24"/>
            <w:szCs w:val="24"/>
            <w:lang w:val="el-GR"/>
          </w:rPr>
          <w:t>πουδαιότητας</w:t>
        </w:r>
      </w:ins>
      <w:del w:id="62" w:author="Άγνωστος συντάκτης" w:date="2019-05-16T20:26:00Z">
        <w:r>
          <w:rPr>
            <w:rFonts w:ascii="Times New Roman" w:hAnsi="Times New Roman" w:cs="Times New Roman"/>
            <w:sz w:val="24"/>
            <w:szCs w:val="24"/>
            <w:lang w:val="el-GR"/>
          </w:rPr>
          <w:delText>ημαντικότητας</w:delText>
        </w:r>
      </w:del>
      <w:r>
        <w:rPr>
          <w:rFonts w:ascii="Times New Roman" w:hAnsi="Times New Roman" w:cs="Times New Roman"/>
          <w:sz w:val="24"/>
          <w:szCs w:val="24"/>
          <w:lang w:val="el-GR"/>
        </w:rPr>
        <w:t xml:space="preserve"> και </w:t>
      </w:r>
      <w:commentRangeStart w:id="63"/>
      <w:r>
        <w:rPr>
          <w:rFonts w:ascii="Times New Roman" w:hAnsi="Times New Roman" w:cs="Times New Roman"/>
          <w:sz w:val="24"/>
          <w:szCs w:val="24"/>
          <w:lang w:val="el-GR"/>
        </w:rPr>
        <w:t>Ν</w:t>
      </w:r>
      <w:r>
        <w:rPr>
          <w:rFonts w:ascii="Times New Roman" w:hAnsi="Times New Roman" w:cs="Times New Roman"/>
          <w:sz w:val="24"/>
          <w:szCs w:val="24"/>
        </w:rPr>
        <w:t>CD</w:t>
      </w:r>
      <w:r>
        <w:rPr>
          <w:rFonts w:ascii="Times New Roman" w:hAnsi="Times New Roman" w:cs="Times New Roman"/>
          <w:sz w:val="24"/>
          <w:szCs w:val="24"/>
          <w:lang w:val="el-GR"/>
        </w:rPr>
        <w:t xml:space="preserve"> επίπεδο</w:t>
      </w:r>
      <w:commentRangeEnd w:id="63"/>
      <w:r>
        <w:commentReference w:id="63"/>
      </w:r>
      <w:r>
        <w:rPr>
          <w:rFonts w:ascii="Times New Roman" w:hAnsi="Times New Roman" w:cs="Times New Roman"/>
          <w:sz w:val="24"/>
          <w:szCs w:val="24"/>
          <w:lang w:val="el-GR"/>
        </w:rPr>
        <w:t xml:space="preserve"> και το </w:t>
      </w:r>
      <w:commentRangeStart w:id="64"/>
      <w:r>
        <w:rPr>
          <w:rFonts w:ascii="Times New Roman" w:hAnsi="Times New Roman" w:cs="Times New Roman"/>
          <w:sz w:val="24"/>
          <w:szCs w:val="24"/>
          <w:lang w:val="el-GR"/>
        </w:rPr>
        <w:t>κατοχυρωμένο υπόλοιπο</w:t>
      </w:r>
      <w:commentRangeEnd w:id="64"/>
      <w:r>
        <w:commentReference w:id="64"/>
      </w:r>
      <w:r>
        <w:rPr>
          <w:rFonts w:ascii="Times New Roman" w:hAnsi="Times New Roman" w:cs="Times New Roman"/>
          <w:sz w:val="24"/>
          <w:szCs w:val="24"/>
          <w:lang w:val="el-GR"/>
        </w:rPr>
        <w:t>. Στη συνέχεια το δημόσιο κλειδί περνά από μια σειρά</w:t>
      </w:r>
      <w:del w:id="65" w:author="Χ Υ" w:date="2019-05-17T11:19:00Z">
        <w:r w:rsidDel="00882C38">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 6 βημάτων, από κρυπτογραφικές συναρτήσεις (</w:t>
      </w:r>
      <w:proofErr w:type="spellStart"/>
      <w:r>
        <w:rPr>
          <w:rFonts w:ascii="Times New Roman" w:hAnsi="Times New Roman" w:cs="Times New Roman"/>
          <w:sz w:val="24"/>
          <w:szCs w:val="24"/>
        </w:rPr>
        <w:t>Ripemd</w:t>
      </w:r>
      <w:proofErr w:type="spellEnd"/>
      <w:r>
        <w:rPr>
          <w:rFonts w:ascii="Times New Roman" w:hAnsi="Times New Roman" w:cs="Times New Roman"/>
          <w:sz w:val="24"/>
          <w:szCs w:val="24"/>
          <w:lang w:val="el-GR"/>
        </w:rPr>
        <w:t xml:space="preserve">, </w:t>
      </w:r>
      <w:r>
        <w:rPr>
          <w:rFonts w:ascii="Times New Roman" w:hAnsi="Times New Roman" w:cs="Times New Roman"/>
          <w:sz w:val="24"/>
          <w:szCs w:val="24"/>
        </w:rPr>
        <w:t>SHA</w:t>
      </w:r>
      <w:r>
        <w:rPr>
          <w:rFonts w:ascii="Times New Roman" w:hAnsi="Times New Roman" w:cs="Times New Roman"/>
          <w:sz w:val="24"/>
          <w:szCs w:val="24"/>
          <w:lang w:val="el-GR"/>
        </w:rPr>
        <w:t xml:space="preserve">3) και </w:t>
      </w:r>
      <w:r>
        <w:rPr>
          <w:rFonts w:ascii="Times New Roman" w:hAnsi="Times New Roman" w:cs="Times New Roman"/>
          <w:sz w:val="24"/>
          <w:szCs w:val="24"/>
          <w:lang w:val="el-GR"/>
        </w:rPr>
        <w:t>δημιουργείτ</w:t>
      </w:r>
      <w:ins w:id="66" w:author="Άγνωστος συντάκτης" w:date="2019-05-16T20:27:00Z">
        <w:r>
          <w:rPr>
            <w:rFonts w:ascii="Times New Roman" w:hAnsi="Times New Roman" w:cs="Times New Roman"/>
            <w:sz w:val="24"/>
            <w:szCs w:val="24"/>
            <w:lang w:val="el-GR"/>
          </w:rPr>
          <w:t>αι</w:t>
        </w:r>
      </w:ins>
      <w:del w:id="67" w:author="Άγνωστος συντάκτης" w:date="2019-05-16T20:27:00Z">
        <w:r>
          <w:rPr>
            <w:rFonts w:ascii="Times New Roman" w:hAnsi="Times New Roman" w:cs="Times New Roman"/>
            <w:sz w:val="24"/>
            <w:szCs w:val="24"/>
            <w:lang w:val="el-GR"/>
          </w:rPr>
          <w:delText>ε</w:delText>
        </w:r>
      </w:del>
      <w:r>
        <w:rPr>
          <w:rFonts w:ascii="Times New Roman" w:hAnsi="Times New Roman" w:cs="Times New Roman"/>
          <w:sz w:val="24"/>
          <w:szCs w:val="24"/>
          <w:lang w:val="el-GR"/>
        </w:rPr>
        <w:t xml:space="preserve"> έτσι η διεύθυνση  του λογαριασμού αυτού.  Με το ιδιωτικό κλειδί δημιουργείται μια ψηφιακή υπογραφή και η ανταλλαγή μηνυμάτων γίνεται με την χρήση του ΑΕ</w:t>
      </w:r>
      <w:r>
        <w:rPr>
          <w:rFonts w:ascii="Times New Roman" w:hAnsi="Times New Roman" w:cs="Times New Roman"/>
          <w:sz w:val="24"/>
          <w:szCs w:val="24"/>
        </w:rPr>
        <w:t>S</w:t>
      </w:r>
      <w:r>
        <w:rPr>
          <w:rFonts w:ascii="Times New Roman" w:hAnsi="Times New Roman" w:cs="Times New Roman"/>
          <w:sz w:val="24"/>
          <w:szCs w:val="24"/>
          <w:lang w:val="el-GR"/>
        </w:rPr>
        <w:t xml:space="preserve"> συστήματος</w:t>
      </w:r>
      <w:del w:id="68" w:author="Χ Υ" w:date="2019-05-17T11:19:00Z">
        <w:r w:rsidDel="00882C38">
          <w:rPr>
            <w:rFonts w:ascii="Times New Roman" w:hAnsi="Times New Roman" w:cs="Times New Roman"/>
            <w:sz w:val="24"/>
            <w:szCs w:val="24"/>
            <w:lang w:val="el-GR"/>
          </w:rPr>
          <w:delText>.</w:delText>
        </w:r>
      </w:del>
      <w:r>
        <w:rPr>
          <w:rFonts w:ascii="Times New Roman" w:hAnsi="Times New Roman" w:cs="Times New Roman"/>
          <w:sz w:val="24"/>
          <w:szCs w:val="24"/>
          <w:lang w:val="el-GR"/>
        </w:rPr>
        <w:t>[1]</w:t>
      </w:r>
      <w:ins w:id="69" w:author="Χ Υ" w:date="2019-05-17T11:19:00Z">
        <w:r>
          <w:rPr>
            <w:rFonts w:ascii="Times New Roman" w:hAnsi="Times New Roman" w:cs="Times New Roman"/>
            <w:sz w:val="24"/>
            <w:szCs w:val="24"/>
            <w:lang w:val="el-GR"/>
          </w:rPr>
          <w:t>.</w:t>
        </w:r>
      </w:ins>
    </w:p>
    <w:p w14:paraId="6D4A5576" w14:textId="77777777" w:rsidR="00E64D7C" w:rsidRDefault="00882C38">
      <w:pPr>
        <w:jc w:val="both"/>
      </w:pPr>
      <w:r>
        <w:rPr>
          <w:rFonts w:ascii="Times New Roman" w:hAnsi="Times New Roman" w:cs="Times New Roman"/>
          <w:sz w:val="24"/>
          <w:szCs w:val="24"/>
          <w:lang w:val="el-GR"/>
        </w:rPr>
        <w:tab/>
        <w:t xml:space="preserve">Στην συναλλαγή τώρα ανταλλάσσονται ΧΕΜ </w:t>
      </w:r>
      <w:proofErr w:type="spellStart"/>
      <w:r>
        <w:rPr>
          <w:rFonts w:ascii="Times New Roman" w:hAnsi="Times New Roman" w:cs="Times New Roman"/>
          <w:sz w:val="24"/>
          <w:szCs w:val="24"/>
          <w:lang w:val="el-GR"/>
        </w:rPr>
        <w:t>κρυπτονομίσματα</w:t>
      </w:r>
      <w:proofErr w:type="spellEnd"/>
      <w:r>
        <w:rPr>
          <w:rFonts w:ascii="Times New Roman" w:hAnsi="Times New Roman" w:cs="Times New Roman"/>
          <w:sz w:val="24"/>
          <w:szCs w:val="24"/>
          <w:lang w:val="el-GR"/>
        </w:rPr>
        <w:t xml:space="preserve"> από τον έναν λογ</w:t>
      </w:r>
      <w:r>
        <w:rPr>
          <w:rFonts w:ascii="Times New Roman" w:hAnsi="Times New Roman" w:cs="Times New Roman"/>
          <w:sz w:val="24"/>
          <w:szCs w:val="24"/>
          <w:lang w:val="el-GR"/>
        </w:rPr>
        <w:t>αριασμό στον άλλον. Για κάθε 10.000 ΧΕΜ  που ανταλλάσσονται υπάρχει φόρος της τάξεων των 0</w:t>
      </w:r>
      <w:ins w:id="70" w:author="Άγνωστος συντάκτης" w:date="2019-05-16T20:27:00Z">
        <w:r>
          <w:rPr>
            <w:rFonts w:ascii="Times New Roman" w:hAnsi="Times New Roman" w:cs="Times New Roman"/>
            <w:sz w:val="24"/>
            <w:szCs w:val="24"/>
            <w:lang w:val="el-GR"/>
          </w:rPr>
          <w:t>,</w:t>
        </w:r>
      </w:ins>
      <w:del w:id="71" w:author="Άγνωστος συντάκτης" w:date="2019-05-16T20:27:00Z">
        <w:r>
          <w:rPr>
            <w:rFonts w:ascii="Times New Roman" w:hAnsi="Times New Roman" w:cs="Times New Roman"/>
            <w:sz w:val="24"/>
            <w:szCs w:val="24"/>
            <w:lang w:val="el-GR"/>
          </w:rPr>
          <w:delText>.</w:delText>
        </w:r>
      </w:del>
      <w:r>
        <w:rPr>
          <w:rFonts w:ascii="Times New Roman" w:hAnsi="Times New Roman" w:cs="Times New Roman"/>
          <w:sz w:val="24"/>
          <w:szCs w:val="24"/>
          <w:lang w:val="el-GR"/>
        </w:rPr>
        <w:t>5 ΧΕΜ (όριο τα 2</w:t>
      </w:r>
      <w:ins w:id="72" w:author="Άγνωστος συντάκτης" w:date="2019-05-16T20:27:00Z">
        <w:r>
          <w:rPr>
            <w:rFonts w:ascii="Times New Roman" w:hAnsi="Times New Roman" w:cs="Times New Roman"/>
            <w:sz w:val="24"/>
            <w:szCs w:val="24"/>
            <w:lang w:val="el-GR"/>
          </w:rPr>
          <w:t>,</w:t>
        </w:r>
      </w:ins>
      <w:del w:id="73" w:author="Άγνωστος συντάκτης" w:date="2019-05-16T20:27:00Z">
        <w:r>
          <w:rPr>
            <w:rFonts w:ascii="Times New Roman" w:hAnsi="Times New Roman" w:cs="Times New Roman"/>
            <w:sz w:val="24"/>
            <w:szCs w:val="24"/>
            <w:lang w:val="el-GR"/>
          </w:rPr>
          <w:delText>.</w:delText>
        </w:r>
      </w:del>
      <w:r>
        <w:rPr>
          <w:rFonts w:ascii="Times New Roman" w:hAnsi="Times New Roman" w:cs="Times New Roman"/>
          <w:sz w:val="24"/>
          <w:szCs w:val="24"/>
          <w:lang w:val="el-GR"/>
        </w:rPr>
        <w:t xml:space="preserve">5) και για κάθε 32 </w:t>
      </w:r>
      <w:r>
        <w:rPr>
          <w:rFonts w:ascii="Times New Roman" w:hAnsi="Times New Roman" w:cs="Times New Roman"/>
          <w:sz w:val="24"/>
          <w:szCs w:val="24"/>
        </w:rPr>
        <w:t>bytes</w:t>
      </w:r>
      <w:r>
        <w:rPr>
          <w:rFonts w:ascii="Times New Roman" w:hAnsi="Times New Roman" w:cs="Times New Roman"/>
          <w:sz w:val="24"/>
          <w:szCs w:val="24"/>
          <w:lang w:val="el-GR"/>
        </w:rPr>
        <w:t xml:space="preserve"> </w:t>
      </w:r>
      <w:del w:id="74" w:author="Άγνωστος συντάκτης" w:date="2019-05-16T20:27: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μηνύματος που ενθυλακώνεται στην συναλλαγή υπάρχει πάλι 0</w:t>
      </w:r>
      <w:ins w:id="75" w:author="Άγνωστος συντάκτης" w:date="2019-05-16T20:27:00Z">
        <w:r>
          <w:rPr>
            <w:rFonts w:ascii="Times New Roman" w:hAnsi="Times New Roman" w:cs="Times New Roman"/>
            <w:sz w:val="24"/>
            <w:szCs w:val="24"/>
            <w:lang w:val="el-GR"/>
          </w:rPr>
          <w:t>,</w:t>
        </w:r>
      </w:ins>
      <w:del w:id="76" w:author="Άγνωστος συντάκτης" w:date="2019-05-16T20:27:00Z">
        <w:r>
          <w:rPr>
            <w:rFonts w:ascii="Times New Roman" w:hAnsi="Times New Roman" w:cs="Times New Roman"/>
            <w:sz w:val="24"/>
            <w:szCs w:val="24"/>
            <w:lang w:val="el-GR"/>
          </w:rPr>
          <w:delText>.</w:delText>
        </w:r>
      </w:del>
      <w:r>
        <w:rPr>
          <w:rFonts w:ascii="Times New Roman" w:hAnsi="Times New Roman" w:cs="Times New Roman"/>
          <w:sz w:val="24"/>
          <w:szCs w:val="24"/>
          <w:lang w:val="el-GR"/>
        </w:rPr>
        <w:t>5 ΧΕΜ φόρος. Η NEM επιτρέπει  την εξουσιοδοτημένη συλλογή</w:t>
      </w:r>
      <w:del w:id="77" w:author="Άγνωστος συντάκτης" w:date="2019-05-16T20:27: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w:t>
      </w:r>
      <w:del w:id="78" w:author="Άγνωστος συντάκτης" w:date="2019-05-16T20:27: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w:t>
      </w:r>
      <w:r>
        <w:rPr>
          <w:rFonts w:ascii="Times New Roman" w:hAnsi="Times New Roman" w:cs="Times New Roman"/>
          <w:sz w:val="24"/>
          <w:szCs w:val="24"/>
          <w:lang w:val="el-GR"/>
        </w:rPr>
        <w:t xml:space="preserve">συγκομιδή» των μπλοκ μέσω της χρήσης ενός άλλου λογαριασμού. Αυτό επιτρέπει στον αρχικό λογαριασμό να χρησιμοποιήσει τη </w:t>
      </w:r>
      <w:del w:id="79" w:author="Άγνωστος συντάκτης" w:date="2019-05-16T20:28:00Z">
        <w:r>
          <w:rPr>
            <w:rFonts w:ascii="Times New Roman" w:hAnsi="Times New Roman" w:cs="Times New Roman"/>
            <w:sz w:val="24"/>
            <w:szCs w:val="24"/>
            <w:lang w:val="el-GR"/>
          </w:rPr>
          <w:delText>σημασία</w:delText>
        </w:r>
      </w:del>
      <w:ins w:id="80" w:author="Άγνωστος συντάκτης" w:date="2019-05-16T20:28:00Z">
        <w:r>
          <w:rPr>
            <w:rFonts w:ascii="Times New Roman" w:hAnsi="Times New Roman" w:cs="Times New Roman"/>
            <w:sz w:val="24"/>
            <w:szCs w:val="24"/>
            <w:lang w:val="el-GR"/>
          </w:rPr>
          <w:t>σπουδαιότητά</w:t>
        </w:r>
      </w:ins>
      <w:r>
        <w:rPr>
          <w:rFonts w:ascii="Times New Roman" w:hAnsi="Times New Roman" w:cs="Times New Roman"/>
          <w:sz w:val="24"/>
          <w:szCs w:val="24"/>
          <w:lang w:val="el-GR"/>
        </w:rPr>
        <w:t xml:space="preserve"> του για τη συγκομιδή σε έναν απομακρυσμένο </w:t>
      </w:r>
      <w:r>
        <w:rPr>
          <w:rFonts w:ascii="Times New Roman" w:hAnsi="Times New Roman" w:cs="Times New Roman"/>
          <w:sz w:val="24"/>
          <w:szCs w:val="24"/>
          <w:lang w:val="el-GR"/>
        </w:rPr>
        <w:lastRenderedPageBreak/>
        <w:t xml:space="preserve">διακομιστή χωρίς να χρειάζεται να εκθέσει ανοικτά το ιδιωτικό κλειδί του </w:t>
      </w:r>
      <w:r>
        <w:rPr>
          <w:rFonts w:ascii="Times New Roman" w:hAnsi="Times New Roman" w:cs="Times New Roman"/>
          <w:sz w:val="24"/>
          <w:szCs w:val="24"/>
          <w:lang w:val="el-GR"/>
        </w:rPr>
        <w:t>στο διακομιστή και έτσι δεν εκτίθενται τα κεφάλαι</w:t>
      </w:r>
      <w:ins w:id="81" w:author="Άγνωστος συντάκτης" w:date="2019-05-16T20:28:00Z">
        <w:r>
          <w:rPr>
            <w:rFonts w:ascii="Times New Roman" w:hAnsi="Times New Roman" w:cs="Times New Roman"/>
            <w:sz w:val="24"/>
            <w:szCs w:val="24"/>
            <w:lang w:val="el-GR"/>
          </w:rPr>
          <w:t>ά</w:t>
        </w:r>
      </w:ins>
      <w:del w:id="82" w:author="Άγνωστος συντάκτης" w:date="2019-05-16T20:28:00Z">
        <w:r>
          <w:rPr>
            <w:rFonts w:ascii="Times New Roman" w:hAnsi="Times New Roman" w:cs="Times New Roman"/>
            <w:sz w:val="24"/>
            <w:szCs w:val="24"/>
            <w:lang w:val="el-GR"/>
          </w:rPr>
          <w:delText>α</w:delText>
        </w:r>
      </w:del>
      <w:r>
        <w:rPr>
          <w:rFonts w:ascii="Times New Roman" w:hAnsi="Times New Roman" w:cs="Times New Roman"/>
          <w:sz w:val="24"/>
          <w:szCs w:val="24"/>
          <w:lang w:val="el-GR"/>
        </w:rPr>
        <w:t xml:space="preserve"> του. Επειδή η ΝΕΜ δίνει αυτό το δικαίωμα</w:t>
      </w:r>
      <w:ins w:id="83" w:author="Άγνωστος συντάκτης" w:date="2019-05-16T20:28:00Z">
        <w:r>
          <w:rPr>
            <w:rFonts w:ascii="Times New Roman" w:hAnsi="Times New Roman" w:cs="Times New Roman"/>
            <w:sz w:val="24"/>
            <w:szCs w:val="24"/>
            <w:lang w:val="el-GR"/>
          </w:rPr>
          <w:t>,</w:t>
        </w:r>
      </w:ins>
      <w:r>
        <w:rPr>
          <w:rFonts w:ascii="Times New Roman" w:hAnsi="Times New Roman" w:cs="Times New Roman"/>
          <w:sz w:val="24"/>
          <w:szCs w:val="24"/>
          <w:lang w:val="el-GR"/>
        </w:rPr>
        <w:t xml:space="preserve"> έστω ότι ένας λογαριασμός Μ έχει υπόλοιπο 1000 ΧΕΜ σε 3 </w:t>
      </w:r>
      <w:proofErr w:type="spellStart"/>
      <w:r>
        <w:rPr>
          <w:rFonts w:ascii="Times New Roman" w:hAnsi="Times New Roman" w:cs="Times New Roman"/>
          <w:sz w:val="24"/>
          <w:szCs w:val="24"/>
          <w:lang w:val="el-GR"/>
        </w:rPr>
        <w:t>υπ</w:t>
      </w:r>
      <w:ins w:id="84" w:author="Άγνωστος συντάκτης" w:date="2019-05-16T20:28:00Z">
        <w:r>
          <w:rPr>
            <w:rFonts w:ascii="Times New Roman" w:hAnsi="Times New Roman" w:cs="Times New Roman"/>
            <w:sz w:val="24"/>
            <w:szCs w:val="24"/>
            <w:lang w:val="el-GR"/>
          </w:rPr>
          <w:t>ο</w:t>
        </w:r>
      </w:ins>
      <w:proofErr w:type="spellEnd"/>
      <w:del w:id="85" w:author="Άγνωστος συντάκτης" w:date="2019-05-16T20:28:00Z">
        <w:r>
          <w:rPr>
            <w:rFonts w:ascii="Times New Roman" w:hAnsi="Times New Roman" w:cs="Times New Roman"/>
            <w:sz w:val="24"/>
            <w:szCs w:val="24"/>
            <w:lang w:val="el-GR"/>
          </w:rPr>
          <w:delText xml:space="preserve">ό </w:delText>
        </w:r>
      </w:del>
      <w:r>
        <w:rPr>
          <w:rFonts w:ascii="Times New Roman" w:hAnsi="Times New Roman" w:cs="Times New Roman"/>
          <w:sz w:val="24"/>
          <w:szCs w:val="24"/>
          <w:lang w:val="el-GR"/>
        </w:rPr>
        <w:t>-λογαριασμούς του</w:t>
      </w:r>
      <w:del w:id="86" w:author="Άγνωστος συντάκτης" w:date="2019-05-16T20:28:00Z">
        <w:r>
          <w:rPr>
            <w:rFonts w:ascii="Times New Roman" w:hAnsi="Times New Roman" w:cs="Times New Roman"/>
            <w:sz w:val="24"/>
            <w:szCs w:val="24"/>
            <w:lang w:val="el-GR"/>
          </w:rPr>
          <w:delText>,</w:delText>
        </w:r>
      </w:del>
      <w:r>
        <w:rPr>
          <w:rFonts w:ascii="Times New Roman" w:hAnsi="Times New Roman" w:cs="Times New Roman"/>
          <w:sz w:val="24"/>
          <w:szCs w:val="24"/>
          <w:lang w:val="el-GR"/>
        </w:rPr>
        <w:t xml:space="preserve"> Α, Β και Γ</w:t>
      </w:r>
      <w:ins w:id="87" w:author="Άγνωστος συντάκτης" w:date="2019-05-16T20:28:00Z">
        <w:r>
          <w:rPr>
            <w:rFonts w:ascii="Times New Roman" w:hAnsi="Times New Roman" w:cs="Times New Roman"/>
            <w:sz w:val="24"/>
            <w:szCs w:val="24"/>
            <w:lang w:val="el-GR"/>
          </w:rPr>
          <w:t>, καθώς και ότι</w:t>
        </w:r>
      </w:ins>
      <w:del w:id="88" w:author="Άγνωστος συντάκτης" w:date="2019-05-16T20:28: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 xml:space="preserve"> 100 ΧΕΜ πρέπει να μεταφερθούν από το</w:t>
      </w:r>
      <w:ins w:id="89" w:author="Άγνωστος συντάκτης" w:date="2019-05-16T20:28:00Z">
        <w:r>
          <w:rPr>
            <w:rFonts w:ascii="Times New Roman" w:hAnsi="Times New Roman" w:cs="Times New Roman"/>
            <w:sz w:val="24"/>
            <w:szCs w:val="24"/>
            <w:lang w:val="el-GR"/>
          </w:rPr>
          <w:t>ν</w:t>
        </w:r>
      </w:ins>
      <w:r>
        <w:rPr>
          <w:rFonts w:ascii="Times New Roman" w:hAnsi="Times New Roman" w:cs="Times New Roman"/>
          <w:sz w:val="24"/>
          <w:szCs w:val="24"/>
          <w:lang w:val="el-GR"/>
        </w:rPr>
        <w:t xml:space="preserve"> Μ στο</w:t>
      </w:r>
      <w:ins w:id="90" w:author="Άγνωστος συντάκτης" w:date="2019-05-16T20:28:00Z">
        <w:r>
          <w:rPr>
            <w:rFonts w:ascii="Times New Roman" w:hAnsi="Times New Roman" w:cs="Times New Roman"/>
            <w:sz w:val="24"/>
            <w:szCs w:val="24"/>
            <w:lang w:val="el-GR"/>
          </w:rPr>
          <w:t>ν</w:t>
        </w:r>
      </w:ins>
      <w:r>
        <w:rPr>
          <w:rFonts w:ascii="Times New Roman" w:hAnsi="Times New Roman" w:cs="Times New Roman"/>
          <w:sz w:val="24"/>
          <w:szCs w:val="24"/>
          <w:lang w:val="el-GR"/>
        </w:rPr>
        <w:t xml:space="preserve"> Χ.  Αρχικ</w:t>
      </w:r>
      <w:r>
        <w:rPr>
          <w:rFonts w:ascii="Times New Roman" w:hAnsi="Times New Roman" w:cs="Times New Roman"/>
          <w:sz w:val="24"/>
          <w:szCs w:val="24"/>
          <w:lang w:val="el-GR"/>
        </w:rPr>
        <w:t>ά</w:t>
      </w:r>
      <w:ins w:id="91" w:author="Άγνωστος συντάκτης" w:date="2019-05-16T20:28:00Z">
        <w:r>
          <w:rPr>
            <w:rFonts w:ascii="Times New Roman" w:hAnsi="Times New Roman" w:cs="Times New Roman"/>
            <w:sz w:val="24"/>
            <w:szCs w:val="24"/>
            <w:lang w:val="el-GR"/>
          </w:rPr>
          <w:t>,</w:t>
        </w:r>
      </w:ins>
      <w:r>
        <w:rPr>
          <w:rFonts w:ascii="Times New Roman" w:hAnsi="Times New Roman" w:cs="Times New Roman"/>
          <w:sz w:val="24"/>
          <w:szCs w:val="24"/>
          <w:lang w:val="el-GR"/>
        </w:rPr>
        <w:t xml:space="preserve"> έστω ότι στέλνονται από </w:t>
      </w:r>
      <w:del w:id="92" w:author="Άγνωστος συντάκτης" w:date="2019-05-16T20:29:00Z">
        <w:r>
          <w:rPr>
            <w:rFonts w:ascii="Times New Roman" w:hAnsi="Times New Roman" w:cs="Times New Roman"/>
            <w:sz w:val="24"/>
            <w:szCs w:val="24"/>
            <w:lang w:val="el-GR"/>
          </w:rPr>
          <w:delText>τ</w:delText>
        </w:r>
      </w:del>
      <w:r>
        <w:rPr>
          <w:rFonts w:ascii="Times New Roman" w:hAnsi="Times New Roman" w:cs="Times New Roman"/>
          <w:sz w:val="24"/>
          <w:szCs w:val="24"/>
          <w:lang w:val="el-GR"/>
        </w:rPr>
        <w:t>ο Β</w:t>
      </w:r>
      <w:ins w:id="93" w:author="Άγνωστος συντάκτης" w:date="2019-05-16T20:29:00Z">
        <w:r>
          <w:rPr>
            <w:rFonts w:ascii="Times New Roman" w:hAnsi="Times New Roman" w:cs="Times New Roman"/>
            <w:sz w:val="24"/>
            <w:szCs w:val="24"/>
            <w:lang w:val="el-GR"/>
          </w:rPr>
          <w:t>,</w:t>
        </w:r>
      </w:ins>
      <w:r>
        <w:rPr>
          <w:rFonts w:ascii="Times New Roman" w:hAnsi="Times New Roman" w:cs="Times New Roman"/>
          <w:sz w:val="24"/>
          <w:szCs w:val="24"/>
          <w:lang w:val="el-GR"/>
        </w:rPr>
        <w:t xml:space="preserve"> όπου αυτό</w:t>
      </w:r>
      <w:ins w:id="94" w:author="Άγνωστος συντάκτης" w:date="2019-05-16T20:29:00Z">
        <w:r>
          <w:rPr>
            <w:rFonts w:ascii="Times New Roman" w:hAnsi="Times New Roman" w:cs="Times New Roman"/>
            <w:sz w:val="24"/>
            <w:szCs w:val="24"/>
            <w:lang w:val="el-GR"/>
          </w:rPr>
          <w:t>ς</w:t>
        </w:r>
      </w:ins>
      <w:r>
        <w:rPr>
          <w:rFonts w:ascii="Times New Roman" w:hAnsi="Times New Roman" w:cs="Times New Roman"/>
          <w:sz w:val="24"/>
          <w:szCs w:val="24"/>
          <w:lang w:val="el-GR"/>
        </w:rPr>
        <w:t xml:space="preserve"> δημιουργεί μια κανονική συναλλαγή των 100 ΧΕΜ με την </w:t>
      </w:r>
      <w:proofErr w:type="spellStart"/>
      <w:r>
        <w:rPr>
          <w:rFonts w:ascii="Times New Roman" w:hAnsi="Times New Roman" w:cs="Times New Roman"/>
          <w:sz w:val="24"/>
          <w:szCs w:val="24"/>
        </w:rPr>
        <w:t>multisig</w:t>
      </w:r>
      <w:proofErr w:type="spellEnd"/>
      <w:r>
        <w:rPr>
          <w:rFonts w:ascii="Times New Roman" w:hAnsi="Times New Roman" w:cs="Times New Roman"/>
          <w:sz w:val="24"/>
          <w:szCs w:val="24"/>
          <w:lang w:val="el-GR"/>
        </w:rPr>
        <w:t xml:space="preserve"> σφραγίδα των λογαριασμών. Έπειτα </w:t>
      </w:r>
      <w:del w:id="95" w:author="Άγνωστος συντάκτης" w:date="2019-05-16T20:29:00Z">
        <w:r>
          <w:rPr>
            <w:rFonts w:ascii="Times New Roman" w:hAnsi="Times New Roman" w:cs="Times New Roman"/>
            <w:sz w:val="24"/>
            <w:szCs w:val="24"/>
            <w:lang w:val="el-GR"/>
          </w:rPr>
          <w:delText>τ</w:delText>
        </w:r>
      </w:del>
      <w:r>
        <w:rPr>
          <w:rFonts w:ascii="Times New Roman" w:hAnsi="Times New Roman" w:cs="Times New Roman"/>
          <w:sz w:val="24"/>
          <w:szCs w:val="24"/>
          <w:lang w:val="el-GR"/>
        </w:rPr>
        <w:t xml:space="preserve">ο Β ενθυλακώνει την κανονική συναλλαγή και την υπογράφει με την μοναδική υπογραφή τους και τη στέλνει στο δίκτυο, από εκεί </w:t>
      </w:r>
      <w:del w:id="96" w:author="Άγνωστος συντάκτης" w:date="2019-05-16T20:29:00Z">
        <w:r>
          <w:rPr>
            <w:rFonts w:ascii="Times New Roman" w:hAnsi="Times New Roman" w:cs="Times New Roman"/>
            <w:sz w:val="24"/>
            <w:szCs w:val="24"/>
            <w:lang w:val="el-GR"/>
          </w:rPr>
          <w:delText>τ</w:delText>
        </w:r>
      </w:del>
      <w:r>
        <w:rPr>
          <w:rFonts w:ascii="Times New Roman" w:hAnsi="Times New Roman" w:cs="Times New Roman"/>
          <w:sz w:val="24"/>
          <w:szCs w:val="24"/>
          <w:lang w:val="el-GR"/>
        </w:rPr>
        <w:t xml:space="preserve">ο Α και Γ ειδοποιούνται για την αλλαγή και δημιουργούν μια </w:t>
      </w:r>
      <w:proofErr w:type="spellStart"/>
      <w:r>
        <w:rPr>
          <w:rFonts w:ascii="Times New Roman" w:hAnsi="Times New Roman" w:cs="Times New Roman"/>
          <w:sz w:val="24"/>
          <w:szCs w:val="24"/>
        </w:rPr>
        <w:t>multisig</w:t>
      </w:r>
      <w:proofErr w:type="spellEnd"/>
      <w:r>
        <w:rPr>
          <w:rFonts w:ascii="Times New Roman" w:hAnsi="Times New Roman" w:cs="Times New Roman"/>
          <w:sz w:val="24"/>
          <w:szCs w:val="24"/>
          <w:lang w:val="el-GR"/>
        </w:rPr>
        <w:t xml:space="preserve"> συναλλαγή με το να υπογράψουν την σύνοψη της </w:t>
      </w:r>
      <w:del w:id="97" w:author="Άγνωστος συντάκτης" w:date="2019-05-16T20:29: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 xml:space="preserve">πρώτης συναλλαγής </w:t>
      </w:r>
      <w:r>
        <w:rPr>
          <w:rFonts w:ascii="Times New Roman" w:hAnsi="Times New Roman" w:cs="Times New Roman"/>
          <w:sz w:val="24"/>
          <w:szCs w:val="24"/>
          <w:lang w:val="el-GR"/>
        </w:rPr>
        <w:t>και την στέλνουν στο δίκτυο. Τέλος</w:t>
      </w:r>
      <w:ins w:id="98" w:author="Άγνωστος συντάκτης" w:date="2019-05-16T20:29:00Z">
        <w:r>
          <w:rPr>
            <w:rFonts w:ascii="Times New Roman" w:hAnsi="Times New Roman" w:cs="Times New Roman"/>
            <w:sz w:val="24"/>
            <w:szCs w:val="24"/>
            <w:lang w:val="el-GR"/>
          </w:rPr>
          <w:t>,</w:t>
        </w:r>
      </w:ins>
      <w:r>
        <w:rPr>
          <w:rFonts w:ascii="Times New Roman" w:hAnsi="Times New Roman" w:cs="Times New Roman"/>
          <w:sz w:val="24"/>
          <w:szCs w:val="24"/>
          <w:lang w:val="el-GR"/>
        </w:rPr>
        <w:t xml:space="preserve"> αφού όλοι οι λογαριασμο</w:t>
      </w:r>
      <w:ins w:id="99" w:author="Άγνωστος συντάκτης" w:date="2019-05-16T20:29:00Z">
        <w:r>
          <w:rPr>
            <w:rFonts w:ascii="Times New Roman" w:hAnsi="Times New Roman" w:cs="Times New Roman"/>
            <w:sz w:val="24"/>
            <w:szCs w:val="24"/>
            <w:lang w:val="el-GR"/>
          </w:rPr>
          <w:t>ί</w:t>
        </w:r>
      </w:ins>
      <w:del w:id="100" w:author="Άγνωστος συντάκτης" w:date="2019-05-16T20:29:00Z">
        <w:r>
          <w:rPr>
            <w:rFonts w:ascii="Times New Roman" w:hAnsi="Times New Roman" w:cs="Times New Roman"/>
            <w:sz w:val="24"/>
            <w:szCs w:val="24"/>
            <w:lang w:val="el-GR"/>
          </w:rPr>
          <w:delText>ύ</w:delText>
        </w:r>
      </w:del>
      <w:r>
        <w:rPr>
          <w:rFonts w:ascii="Times New Roman" w:hAnsi="Times New Roman" w:cs="Times New Roman"/>
          <w:sz w:val="24"/>
          <w:szCs w:val="24"/>
          <w:lang w:val="el-GR"/>
        </w:rPr>
        <w:t xml:space="preserve"> το υπογράψουν τότε η συναλλαγή γίνεται δεκτή από το δίκτυο και γίνεται η μεταφορά</w:t>
      </w:r>
      <w:del w:id="101" w:author="Χ Υ" w:date="2019-05-17T11:20:00Z">
        <w:r w:rsidDel="00882C38">
          <w:rPr>
            <w:rFonts w:ascii="Times New Roman" w:hAnsi="Times New Roman" w:cs="Times New Roman"/>
            <w:sz w:val="24"/>
            <w:szCs w:val="24"/>
            <w:lang w:val="el-GR"/>
          </w:rPr>
          <w:delText>.</w:delText>
        </w:r>
      </w:del>
      <w:r>
        <w:rPr>
          <w:rFonts w:ascii="Times New Roman" w:hAnsi="Times New Roman" w:cs="Times New Roman"/>
          <w:sz w:val="24"/>
          <w:szCs w:val="24"/>
          <w:lang w:val="el-GR"/>
        </w:rPr>
        <w:t xml:space="preserve"> [1]</w:t>
      </w:r>
      <w:ins w:id="102" w:author="Χ Υ" w:date="2019-05-17T11:20:00Z">
        <w:r>
          <w:rPr>
            <w:rFonts w:ascii="Times New Roman" w:hAnsi="Times New Roman" w:cs="Times New Roman"/>
            <w:sz w:val="24"/>
            <w:szCs w:val="24"/>
            <w:lang w:val="el-GR"/>
          </w:rPr>
          <w:t>.</w:t>
        </w:r>
      </w:ins>
    </w:p>
    <w:p w14:paraId="57BD79F7" w14:textId="77777777" w:rsidR="00E64D7C" w:rsidRDefault="00882C38">
      <w:pPr>
        <w:jc w:val="both"/>
      </w:pPr>
      <w:r>
        <w:rPr>
          <w:rFonts w:ascii="Times New Roman" w:hAnsi="Times New Roman" w:cs="Times New Roman"/>
          <w:sz w:val="24"/>
          <w:szCs w:val="24"/>
          <w:lang w:val="el-GR"/>
        </w:rPr>
        <w:tab/>
        <w:t xml:space="preserve">Στο κομμάτι του </w:t>
      </w:r>
      <w:r>
        <w:rPr>
          <w:rFonts w:ascii="Times New Roman" w:hAnsi="Times New Roman" w:cs="Times New Roman"/>
          <w:sz w:val="24"/>
          <w:szCs w:val="24"/>
        </w:rPr>
        <w:t>blockchain</w:t>
      </w:r>
      <w:del w:id="103" w:author="Άγνωστος συντάκτης" w:date="2019-05-16T20:29: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 xml:space="preserve">, κάθε μπλοκ έχει τα ίδια περιεχόμενα όπως και με του </w:t>
      </w:r>
      <w:r>
        <w:rPr>
          <w:rFonts w:ascii="Times New Roman" w:hAnsi="Times New Roman" w:cs="Times New Roman"/>
          <w:sz w:val="24"/>
          <w:szCs w:val="24"/>
        </w:rPr>
        <w:t>bitcoin</w:t>
      </w:r>
      <w:ins w:id="104" w:author="Άγνωστος συντάκτης" w:date="2019-05-16T20:30:00Z">
        <w:r>
          <w:rPr>
            <w:rFonts w:ascii="Times New Roman" w:hAnsi="Times New Roman" w:cs="Times New Roman"/>
            <w:sz w:val="24"/>
            <w:szCs w:val="24"/>
          </w:rPr>
          <w:t>,</w:t>
        </w:r>
      </w:ins>
      <w:r>
        <w:rPr>
          <w:rFonts w:ascii="Times New Roman" w:hAnsi="Times New Roman" w:cs="Times New Roman"/>
          <w:sz w:val="24"/>
          <w:szCs w:val="24"/>
          <w:lang w:val="el-GR"/>
        </w:rPr>
        <w:t xml:space="preserve"> συν  την αρχική </w:t>
      </w:r>
      <w:r>
        <w:rPr>
          <w:rFonts w:ascii="Times New Roman" w:hAnsi="Times New Roman" w:cs="Times New Roman"/>
          <w:sz w:val="24"/>
          <w:szCs w:val="24"/>
          <w:lang w:val="el-GR"/>
        </w:rPr>
        <w:t>σύνοψη της αλυσίδας</w:t>
      </w:r>
      <w:ins w:id="105" w:author="Άγνωστος συντάκτης" w:date="2019-05-16T20:30:00Z">
        <w:r>
          <w:rPr>
            <w:rFonts w:ascii="Times New Roman" w:hAnsi="Times New Roman" w:cs="Times New Roman"/>
            <w:sz w:val="24"/>
            <w:szCs w:val="24"/>
            <w:lang w:val="el-GR"/>
          </w:rPr>
          <w:t>,</w:t>
        </w:r>
      </w:ins>
      <w:r>
        <w:rPr>
          <w:rFonts w:ascii="Times New Roman" w:hAnsi="Times New Roman" w:cs="Times New Roman"/>
          <w:sz w:val="24"/>
          <w:szCs w:val="24"/>
          <w:lang w:val="el-GR"/>
        </w:rPr>
        <w:t xml:space="preserve"> τα οποία κωδικοποιούνται με </w:t>
      </w:r>
      <w:r>
        <w:rPr>
          <w:rFonts w:ascii="Times New Roman" w:hAnsi="Times New Roman" w:cs="Times New Roman"/>
          <w:sz w:val="24"/>
          <w:szCs w:val="24"/>
        </w:rPr>
        <w:t>SHA</w:t>
      </w:r>
      <w:r>
        <w:rPr>
          <w:rFonts w:ascii="Times New Roman" w:hAnsi="Times New Roman" w:cs="Times New Roman"/>
          <w:sz w:val="24"/>
          <w:szCs w:val="24"/>
          <w:lang w:val="el-GR"/>
        </w:rPr>
        <w:t>3 256-</w:t>
      </w:r>
      <w:r>
        <w:rPr>
          <w:rFonts w:ascii="Times New Roman" w:hAnsi="Times New Roman" w:cs="Times New Roman"/>
          <w:sz w:val="24"/>
          <w:szCs w:val="24"/>
        </w:rPr>
        <w:t>bit</w:t>
      </w:r>
      <w:r>
        <w:rPr>
          <w:rFonts w:ascii="Times New Roman" w:hAnsi="Times New Roman" w:cs="Times New Roman"/>
          <w:sz w:val="24"/>
          <w:szCs w:val="24"/>
          <w:lang w:val="el-GR"/>
        </w:rPr>
        <w:t xml:space="preserve">. Η δυσκολία σύμφωνα με μελέτες </w:t>
      </w:r>
      <w:ins w:id="106" w:author="Άγνωστος συντάκτης" w:date="2019-05-16T20:30:00Z">
        <w:r>
          <w:rPr>
            <w:rFonts w:ascii="Times New Roman" w:hAnsi="Times New Roman" w:cs="Times New Roman"/>
            <w:sz w:val="24"/>
            <w:szCs w:val="24"/>
            <w:lang w:val="el-GR"/>
          </w:rPr>
          <w:t>είναι</w:t>
        </w:r>
      </w:ins>
      <w:del w:id="107" w:author="Άγνωστος συντάκτης" w:date="2019-05-16T20:30:00Z">
        <w:r>
          <w:rPr>
            <w:rFonts w:ascii="Times New Roman" w:hAnsi="Times New Roman" w:cs="Times New Roman"/>
            <w:sz w:val="24"/>
            <w:szCs w:val="24"/>
            <w:lang w:val="el-GR"/>
          </w:rPr>
          <w:delText xml:space="preserve">λένε </w:delText>
        </w:r>
      </w:del>
      <w:r>
        <w:rPr>
          <w:rFonts w:ascii="Times New Roman" w:hAnsi="Times New Roman" w:cs="Times New Roman"/>
          <w:sz w:val="24"/>
          <w:szCs w:val="24"/>
          <w:lang w:val="el-GR"/>
        </w:rPr>
        <w:t xml:space="preserve"> ότι ο αλγόριθμος παράγει μπλοκ με μέσο χρόνο 60 ± 0,5 δευτερόλεπτα. Κάθε μπλοκ έχει ένα σκορ που προκύπτει από την διαφορά της δυσκολίας με τον χρόνο πο</w:t>
      </w:r>
      <w:r>
        <w:rPr>
          <w:rFonts w:ascii="Times New Roman" w:hAnsi="Times New Roman" w:cs="Times New Roman"/>
          <w:sz w:val="24"/>
          <w:szCs w:val="24"/>
          <w:lang w:val="el-GR"/>
        </w:rPr>
        <w:t>υ πέρασε από την έκδοση του τελευταίου μπλοκ. Η διαδικασία δημιουργίας νέων μπλοκ ονομάζεται συγκομιδή</w:t>
      </w:r>
      <w:del w:id="108" w:author="Άγνωστος συντάκτης" w:date="2019-05-16T20:30: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 Για να δημιουργήσει κάποιος</w:t>
      </w:r>
      <w:del w:id="109" w:author="Άγνωστος συντάκτης" w:date="2019-05-16T20:30: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 xml:space="preserve"> ένα νέο μπλοκ πρέπει να έχει πάνω από 10.000 ΧΕΜ. Ο λογαριασμός μπορεί να δημιουργήσει νέο μπλοκ κάθε φορά που το </w:t>
      </w:r>
      <w:r>
        <w:rPr>
          <w:rFonts w:ascii="Times New Roman" w:hAnsi="Times New Roman" w:cs="Times New Roman"/>
          <w:sz w:val="24"/>
          <w:szCs w:val="24"/>
        </w:rPr>
        <w:t>hit</w:t>
      </w:r>
      <w:r>
        <w:rPr>
          <w:rFonts w:ascii="Times New Roman" w:hAnsi="Times New Roman" w:cs="Times New Roman"/>
          <w:sz w:val="24"/>
          <w:szCs w:val="24"/>
          <w:lang w:val="el-GR"/>
        </w:rPr>
        <w:t xml:space="preserve"> είνα</w:t>
      </w:r>
      <w:r>
        <w:rPr>
          <w:rFonts w:ascii="Times New Roman" w:hAnsi="Times New Roman" w:cs="Times New Roman"/>
          <w:sz w:val="24"/>
          <w:szCs w:val="24"/>
          <w:lang w:val="el-GR"/>
        </w:rPr>
        <w:t xml:space="preserve">ι μικρότερο από το </w:t>
      </w:r>
      <w:r>
        <w:rPr>
          <w:rFonts w:ascii="Times New Roman" w:hAnsi="Times New Roman" w:cs="Times New Roman"/>
          <w:sz w:val="24"/>
          <w:szCs w:val="24"/>
        </w:rPr>
        <w:t>target</w:t>
      </w:r>
      <w:r>
        <w:rPr>
          <w:rFonts w:ascii="Times New Roman" w:hAnsi="Times New Roman" w:cs="Times New Roman"/>
          <w:sz w:val="24"/>
          <w:szCs w:val="24"/>
          <w:lang w:val="el-GR"/>
        </w:rPr>
        <w:t xml:space="preserve"> που είναι μια σειρά από μεταβλητές (</w:t>
      </w:r>
      <w:del w:id="110" w:author="Άγνωστος συντάκτης" w:date="2019-05-16T20:30: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διάφορες συναρτήσεις διασποράς, λεπτά</w:t>
      </w:r>
      <w:del w:id="111" w:author="Άγνωστος συντάκτης" w:date="2019-05-16T20:30: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 σ</w:t>
      </w:r>
      <w:ins w:id="112" w:author="Άγνωστος συντάκτης" w:date="2019-05-16T20:30:00Z">
        <w:r>
          <w:rPr>
            <w:rFonts w:ascii="Times New Roman" w:hAnsi="Times New Roman" w:cs="Times New Roman"/>
            <w:sz w:val="24"/>
            <w:szCs w:val="24"/>
            <w:lang w:val="el-GR"/>
          </w:rPr>
          <w:t>πουδαι</w:t>
        </w:r>
      </w:ins>
      <w:ins w:id="113" w:author="Άγνωστος συντάκτης" w:date="2019-05-16T20:31:00Z">
        <w:r>
          <w:rPr>
            <w:rFonts w:ascii="Times New Roman" w:hAnsi="Times New Roman" w:cs="Times New Roman"/>
            <w:sz w:val="24"/>
            <w:szCs w:val="24"/>
            <w:lang w:val="el-GR"/>
          </w:rPr>
          <w:t>ό</w:t>
        </w:r>
      </w:ins>
      <w:del w:id="114" w:author="Άγνωστος συντάκτης" w:date="2019-05-16T20:30:00Z">
        <w:r>
          <w:rPr>
            <w:rFonts w:ascii="Times New Roman" w:hAnsi="Times New Roman" w:cs="Times New Roman"/>
            <w:sz w:val="24"/>
            <w:szCs w:val="24"/>
            <w:lang w:val="el-GR"/>
          </w:rPr>
          <w:delText>ημαντικό</w:delText>
        </w:r>
      </w:del>
      <w:r>
        <w:rPr>
          <w:rFonts w:ascii="Times New Roman" w:hAnsi="Times New Roman" w:cs="Times New Roman"/>
          <w:sz w:val="24"/>
          <w:szCs w:val="24"/>
          <w:lang w:val="el-GR"/>
        </w:rPr>
        <w:t xml:space="preserve">τητα των λογαριασμών του, δυσκολία </w:t>
      </w:r>
      <w:ins w:id="115" w:author="Άγνωστος συντάκτης" w:date="2019-05-16T20:31:00Z">
        <w:r>
          <w:rPr>
            <w:rFonts w:ascii="Times New Roman" w:hAnsi="Times New Roman" w:cs="Times New Roman"/>
            <w:sz w:val="24"/>
            <w:szCs w:val="24"/>
            <w:lang w:val="el-GR"/>
          </w:rPr>
          <w:t xml:space="preserve">δημιουργίας </w:t>
        </w:r>
      </w:ins>
      <w:r>
        <w:rPr>
          <w:rFonts w:ascii="Times New Roman" w:hAnsi="Times New Roman" w:cs="Times New Roman"/>
          <w:sz w:val="24"/>
          <w:szCs w:val="24"/>
          <w:lang w:val="el-GR"/>
        </w:rPr>
        <w:t xml:space="preserve">νέου μπλοκ). Με αυτό το τρόπο λοιπόν δημοσιεύονται καινούργια μπλοκ στο δίκτυο. Ο </w:t>
      </w:r>
      <w:r>
        <w:rPr>
          <w:rFonts w:ascii="Times New Roman" w:hAnsi="Times New Roman" w:cs="Times New Roman"/>
          <w:sz w:val="24"/>
          <w:szCs w:val="24"/>
          <w:lang w:val="el-GR"/>
        </w:rPr>
        <w:t>συγχρονισμός της αλυσίδας ελέγχεται από έναν αλγόριθμο της ΝΕΜ και αντιμετωπίζει τις διάφορες διακλαδώσεις (</w:t>
      </w:r>
      <w:r>
        <w:rPr>
          <w:rFonts w:ascii="Times New Roman" w:hAnsi="Times New Roman" w:cs="Times New Roman"/>
          <w:sz w:val="24"/>
          <w:szCs w:val="24"/>
        </w:rPr>
        <w:t>forks</w:t>
      </w:r>
      <w:r>
        <w:rPr>
          <w:rFonts w:ascii="Times New Roman" w:hAnsi="Times New Roman" w:cs="Times New Roman"/>
          <w:sz w:val="24"/>
          <w:szCs w:val="24"/>
          <w:lang w:val="el-GR"/>
        </w:rPr>
        <w:t>)</w:t>
      </w:r>
      <w:del w:id="116" w:author="Χ Υ" w:date="2019-05-17T11:20:00Z">
        <w:r w:rsidDel="00882C38">
          <w:rPr>
            <w:rFonts w:ascii="Times New Roman" w:hAnsi="Times New Roman" w:cs="Times New Roman"/>
            <w:sz w:val="24"/>
            <w:szCs w:val="24"/>
            <w:lang w:val="el-GR"/>
          </w:rPr>
          <w:delText>.</w:delText>
        </w:r>
      </w:del>
      <w:r>
        <w:rPr>
          <w:rFonts w:ascii="Times New Roman" w:hAnsi="Times New Roman" w:cs="Times New Roman"/>
          <w:sz w:val="24"/>
          <w:szCs w:val="24"/>
          <w:lang w:val="el-GR"/>
        </w:rPr>
        <w:t xml:space="preserve"> [1]</w:t>
      </w:r>
      <w:ins w:id="117" w:author="Χ Υ" w:date="2019-05-17T11:20:00Z">
        <w:r>
          <w:rPr>
            <w:rFonts w:ascii="Times New Roman" w:hAnsi="Times New Roman" w:cs="Times New Roman"/>
            <w:sz w:val="24"/>
            <w:szCs w:val="24"/>
            <w:lang w:val="el-GR"/>
          </w:rPr>
          <w:t>.</w:t>
        </w:r>
      </w:ins>
      <w:r>
        <w:rPr>
          <w:rFonts w:ascii="Times New Roman" w:hAnsi="Times New Roman" w:cs="Times New Roman"/>
          <w:sz w:val="24"/>
          <w:szCs w:val="24"/>
          <w:lang w:val="el-GR"/>
        </w:rPr>
        <w:t xml:space="preserve">                                                          </w:t>
      </w:r>
    </w:p>
    <w:p w14:paraId="1AFCDA5D" w14:textId="77777777" w:rsidR="00E64D7C" w:rsidRDefault="00882C38">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Pr>
          <w:noProof/>
        </w:rPr>
        <w:drawing>
          <wp:inline distT="0" distB="0" distL="0" distR="0" wp14:anchorId="198EA91D" wp14:editId="10FA74D6">
            <wp:extent cx="4330700" cy="2559685"/>
            <wp:effectExtent l="0" t="0" r="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14"/>
                    <a:stretch>
                      <a:fillRect/>
                    </a:stretch>
                  </pic:blipFill>
                  <pic:spPr bwMode="auto">
                    <a:xfrm>
                      <a:off x="0" y="0"/>
                      <a:ext cx="4330700" cy="2559685"/>
                    </a:xfrm>
                    <a:prstGeom prst="rect">
                      <a:avLst/>
                    </a:prstGeom>
                  </pic:spPr>
                </pic:pic>
              </a:graphicData>
            </a:graphic>
          </wp:inline>
        </w:drawing>
      </w:r>
    </w:p>
    <w:p w14:paraId="7151EF42" w14:textId="77777777" w:rsidR="00E64D7C" w:rsidRDefault="00E64D7C">
      <w:pPr>
        <w:jc w:val="both"/>
        <w:rPr>
          <w:rFonts w:ascii="Times New Roman" w:hAnsi="Times New Roman" w:cs="Times New Roman"/>
          <w:sz w:val="24"/>
          <w:szCs w:val="24"/>
          <w:lang w:val="el-GR"/>
        </w:rPr>
      </w:pPr>
    </w:p>
    <w:p w14:paraId="6F54B022" w14:textId="77777777" w:rsidR="00E64D7C" w:rsidRDefault="00882C38">
      <w:pPr>
        <w:pStyle w:val="ListParagraph"/>
        <w:numPr>
          <w:ilvl w:val="0"/>
          <w:numId w:val="1"/>
        </w:numPr>
        <w:jc w:val="both"/>
        <w:rPr>
          <w:rFonts w:ascii="Times New Roman" w:hAnsi="Times New Roman" w:cs="Times New Roman"/>
          <w:sz w:val="52"/>
          <w:szCs w:val="52"/>
          <w:lang w:val="el-GR"/>
        </w:rPr>
      </w:pPr>
      <w:r>
        <w:rPr>
          <w:rFonts w:ascii="Times New Roman" w:hAnsi="Times New Roman" w:cs="Times New Roman"/>
          <w:sz w:val="52"/>
          <w:szCs w:val="52"/>
          <w:lang w:val="el-GR"/>
        </w:rPr>
        <w:t>Σύγκριση με Ρο</w:t>
      </w:r>
      <w:r>
        <w:rPr>
          <w:rFonts w:ascii="Times New Roman" w:hAnsi="Times New Roman" w:cs="Times New Roman"/>
          <w:sz w:val="52"/>
          <w:szCs w:val="52"/>
        </w:rPr>
        <w:t>W</w:t>
      </w:r>
    </w:p>
    <w:p w14:paraId="1EF5FD9E" w14:textId="77777777" w:rsidR="00E64D7C" w:rsidRDefault="00882C38">
      <w:pPr>
        <w:ind w:firstLine="720"/>
        <w:jc w:val="both"/>
      </w:pPr>
      <w:r>
        <w:rPr>
          <w:rFonts w:ascii="Times New Roman" w:hAnsi="Times New Roman" w:cs="Times New Roman"/>
          <w:sz w:val="24"/>
          <w:szCs w:val="24"/>
          <w:lang w:val="el-GR"/>
        </w:rPr>
        <w:t xml:space="preserve">Το </w:t>
      </w:r>
      <w:proofErr w:type="spellStart"/>
      <w:r>
        <w:rPr>
          <w:rFonts w:ascii="Times New Roman" w:hAnsi="Times New Roman" w:cs="Times New Roman"/>
          <w:sz w:val="24"/>
          <w:szCs w:val="24"/>
        </w:rPr>
        <w:t>PoI</w:t>
      </w:r>
      <w:proofErr w:type="spellEnd"/>
      <w:r>
        <w:rPr>
          <w:rFonts w:ascii="Times New Roman" w:hAnsi="Times New Roman" w:cs="Times New Roman"/>
          <w:sz w:val="24"/>
          <w:szCs w:val="24"/>
          <w:lang w:val="el-GR"/>
        </w:rPr>
        <w:t xml:space="preserve"> μοιάζει περισσότερο με το Ρο</w:t>
      </w:r>
      <w:r>
        <w:rPr>
          <w:rFonts w:ascii="Times New Roman" w:hAnsi="Times New Roman" w:cs="Times New Roman"/>
          <w:sz w:val="24"/>
          <w:szCs w:val="24"/>
        </w:rPr>
        <w:t>S</w:t>
      </w:r>
      <w:r>
        <w:rPr>
          <w:rFonts w:ascii="Times New Roman" w:hAnsi="Times New Roman" w:cs="Times New Roman"/>
          <w:sz w:val="24"/>
          <w:szCs w:val="24"/>
          <w:lang w:val="el-GR"/>
        </w:rPr>
        <w:t xml:space="preserve"> πάρ</w:t>
      </w:r>
      <w:r>
        <w:rPr>
          <w:rFonts w:ascii="Times New Roman" w:hAnsi="Times New Roman" w:cs="Times New Roman"/>
          <w:sz w:val="24"/>
          <w:szCs w:val="24"/>
          <w:lang w:val="el-GR"/>
        </w:rPr>
        <w:t xml:space="preserve">α με το </w:t>
      </w:r>
      <w:proofErr w:type="spellStart"/>
      <w:r>
        <w:rPr>
          <w:rFonts w:ascii="Times New Roman" w:hAnsi="Times New Roman" w:cs="Times New Roman"/>
          <w:sz w:val="24"/>
          <w:szCs w:val="24"/>
        </w:rPr>
        <w:t>PoW</w:t>
      </w:r>
      <w:proofErr w:type="spellEnd"/>
      <w:r>
        <w:rPr>
          <w:rFonts w:ascii="Times New Roman" w:hAnsi="Times New Roman" w:cs="Times New Roman"/>
          <w:sz w:val="24"/>
          <w:szCs w:val="24"/>
          <w:lang w:val="el-GR"/>
        </w:rPr>
        <w:t xml:space="preserve">. Γενικά γνωρίζουμε ότι το </w:t>
      </w:r>
      <w:proofErr w:type="spellStart"/>
      <w:r>
        <w:rPr>
          <w:rFonts w:ascii="Times New Roman" w:hAnsi="Times New Roman" w:cs="Times New Roman"/>
          <w:sz w:val="24"/>
          <w:szCs w:val="24"/>
        </w:rPr>
        <w:t>PoW</w:t>
      </w:r>
      <w:proofErr w:type="spellEnd"/>
      <w:r>
        <w:rPr>
          <w:rFonts w:ascii="Times New Roman" w:hAnsi="Times New Roman" w:cs="Times New Roman"/>
          <w:sz w:val="24"/>
          <w:szCs w:val="24"/>
          <w:lang w:val="el-GR"/>
        </w:rPr>
        <w:t xml:space="preserve"> είναι αρκετά χρονοβόρο στην έκδοση νέων μπλοκ και χρειάζεται πολ</w:t>
      </w:r>
      <w:ins w:id="118" w:author="Άγνωστος συντάκτης" w:date="2019-05-16T20:31:00Z">
        <w:r>
          <w:rPr>
            <w:rFonts w:ascii="Times New Roman" w:hAnsi="Times New Roman" w:cs="Times New Roman"/>
            <w:sz w:val="24"/>
            <w:szCs w:val="24"/>
            <w:lang w:val="el-GR"/>
          </w:rPr>
          <w:t>λή</w:t>
        </w:r>
      </w:ins>
      <w:del w:id="119" w:author="Άγνωστος συντάκτης" w:date="2019-05-16T20:31:00Z">
        <w:r>
          <w:rPr>
            <w:rFonts w:ascii="Times New Roman" w:hAnsi="Times New Roman" w:cs="Times New Roman"/>
            <w:sz w:val="24"/>
            <w:szCs w:val="24"/>
            <w:lang w:val="el-GR"/>
          </w:rPr>
          <w:delText>ύ</w:delText>
        </w:r>
      </w:del>
      <w:r>
        <w:rPr>
          <w:rFonts w:ascii="Times New Roman" w:hAnsi="Times New Roman" w:cs="Times New Roman"/>
          <w:sz w:val="24"/>
          <w:szCs w:val="24"/>
          <w:lang w:val="el-GR"/>
        </w:rPr>
        <w:t xml:space="preserve"> ενέργεια για να λειτουργεί. Το </w:t>
      </w:r>
      <w:proofErr w:type="spellStart"/>
      <w:r>
        <w:rPr>
          <w:rFonts w:ascii="Times New Roman" w:hAnsi="Times New Roman" w:cs="Times New Roman"/>
          <w:sz w:val="24"/>
          <w:szCs w:val="24"/>
        </w:rPr>
        <w:t>PoI</w:t>
      </w:r>
      <w:proofErr w:type="spellEnd"/>
      <w:r>
        <w:rPr>
          <w:rFonts w:ascii="Times New Roman" w:hAnsi="Times New Roman" w:cs="Times New Roman"/>
          <w:sz w:val="24"/>
          <w:szCs w:val="24"/>
          <w:lang w:val="el-GR"/>
        </w:rPr>
        <w:t xml:space="preserve"> χρησιμοποιεί πολύ </w:t>
      </w:r>
      <w:del w:id="120" w:author="Άγνωστος συντάκτης" w:date="2019-05-16T20:31:00Z">
        <w:r>
          <w:rPr>
            <w:rFonts w:ascii="Times New Roman" w:hAnsi="Times New Roman" w:cs="Times New Roman"/>
            <w:sz w:val="24"/>
            <w:szCs w:val="24"/>
            <w:lang w:val="el-GR"/>
          </w:rPr>
          <w:delText>μικρή</w:delText>
        </w:r>
      </w:del>
      <w:ins w:id="121" w:author="Άγνωστος συντάκτης" w:date="2019-05-16T20:31:00Z">
        <w:r>
          <w:rPr>
            <w:rFonts w:ascii="Times New Roman" w:hAnsi="Times New Roman" w:cs="Times New Roman"/>
            <w:sz w:val="24"/>
            <w:szCs w:val="24"/>
            <w:lang w:val="el-GR"/>
          </w:rPr>
          <w:t>λίγη</w:t>
        </w:r>
      </w:ins>
      <w:r>
        <w:rPr>
          <w:rFonts w:ascii="Times New Roman" w:hAnsi="Times New Roman" w:cs="Times New Roman"/>
          <w:sz w:val="24"/>
          <w:szCs w:val="24"/>
          <w:lang w:val="el-GR"/>
        </w:rPr>
        <w:t xml:space="preserve"> ενέργεια κάτι που είναι αρκετά οικολογικό και </w:t>
      </w:r>
      <w:r>
        <w:rPr>
          <w:rFonts w:ascii="Times New Roman" w:hAnsi="Times New Roman" w:cs="Times New Roman"/>
          <w:sz w:val="24"/>
          <w:szCs w:val="24"/>
          <w:lang w:val="el-GR"/>
        </w:rPr>
        <w:lastRenderedPageBreak/>
        <w:t>οικονομικό και εκδίδει νέα μπλοκ σε π</w:t>
      </w:r>
      <w:r>
        <w:rPr>
          <w:rFonts w:ascii="Times New Roman" w:hAnsi="Times New Roman" w:cs="Times New Roman"/>
          <w:sz w:val="24"/>
          <w:szCs w:val="24"/>
          <w:lang w:val="el-GR"/>
        </w:rPr>
        <w:t xml:space="preserve">ολύ μικρό χρονικό διάστημα. </w:t>
      </w:r>
      <w:r>
        <w:rPr>
          <w:rFonts w:ascii="Times New Roman" w:hAnsi="Times New Roman" w:cs="Times New Roman"/>
          <w:sz w:val="24"/>
          <w:szCs w:val="24"/>
        </w:rPr>
        <w:t>To</w:t>
      </w:r>
      <w:r>
        <w:rPr>
          <w:rFonts w:ascii="Times New Roman" w:hAnsi="Times New Roman" w:cs="Times New Roman"/>
          <w:sz w:val="24"/>
          <w:szCs w:val="24"/>
          <w:lang w:val="el-GR"/>
        </w:rPr>
        <w:t xml:space="preserve"> </w:t>
      </w:r>
      <w:commentRangeStart w:id="122"/>
      <w:proofErr w:type="spellStart"/>
      <w:r>
        <w:rPr>
          <w:rFonts w:ascii="Times New Roman" w:hAnsi="Times New Roman" w:cs="Times New Roman"/>
          <w:sz w:val="24"/>
          <w:szCs w:val="24"/>
        </w:rPr>
        <w:t>PoI</w:t>
      </w:r>
      <w:commentRangeEnd w:id="122"/>
      <w:proofErr w:type="spellEnd"/>
      <w:r>
        <w:commentReference w:id="122"/>
      </w:r>
      <w:r>
        <w:rPr>
          <w:rFonts w:ascii="Times New Roman" w:hAnsi="Times New Roman" w:cs="Times New Roman"/>
          <w:sz w:val="24"/>
          <w:szCs w:val="24"/>
          <w:lang w:val="el-GR"/>
        </w:rPr>
        <w:t xml:space="preserve"> είναι ένα δημόσιο δίκτυο που αντέχει σε κακόβουλες επιθέσεις, βασίζεται στις συναλλαγές και στους λογαριασμούς του, χρησιμοποιεί την </w:t>
      </w:r>
      <w:r>
        <w:rPr>
          <w:rFonts w:ascii="Times New Roman" w:hAnsi="Times New Roman" w:cs="Times New Roman"/>
          <w:sz w:val="24"/>
          <w:szCs w:val="24"/>
        </w:rPr>
        <w:t>Golang</w:t>
      </w:r>
      <w:r>
        <w:rPr>
          <w:rFonts w:ascii="Times New Roman" w:hAnsi="Times New Roman" w:cs="Times New Roman"/>
          <w:sz w:val="24"/>
          <w:szCs w:val="24"/>
          <w:lang w:val="el-GR"/>
        </w:rPr>
        <w:t xml:space="preserve">, </w:t>
      </w:r>
      <w:r>
        <w:rPr>
          <w:rFonts w:ascii="Times New Roman" w:hAnsi="Times New Roman" w:cs="Times New Roman"/>
          <w:sz w:val="24"/>
          <w:szCs w:val="24"/>
        </w:rPr>
        <w:t>C</w:t>
      </w:r>
      <w:r>
        <w:rPr>
          <w:rFonts w:ascii="Times New Roman" w:hAnsi="Times New Roman" w:cs="Times New Roman"/>
          <w:sz w:val="24"/>
          <w:szCs w:val="24"/>
          <w:lang w:val="el-GR"/>
        </w:rPr>
        <w:t xml:space="preserve">++, </w:t>
      </w:r>
      <w:r>
        <w:rPr>
          <w:rFonts w:ascii="Times New Roman" w:hAnsi="Times New Roman" w:cs="Times New Roman"/>
          <w:sz w:val="24"/>
          <w:szCs w:val="24"/>
        </w:rPr>
        <w:t>Solidity</w:t>
      </w:r>
      <w:r>
        <w:rPr>
          <w:rFonts w:ascii="Times New Roman" w:hAnsi="Times New Roman" w:cs="Times New Roman"/>
          <w:sz w:val="24"/>
          <w:szCs w:val="24"/>
          <w:lang w:val="el-GR"/>
        </w:rPr>
        <w:t xml:space="preserve">, </w:t>
      </w:r>
      <w:r>
        <w:rPr>
          <w:rFonts w:ascii="Times New Roman" w:hAnsi="Times New Roman" w:cs="Times New Roman"/>
          <w:sz w:val="24"/>
          <w:szCs w:val="24"/>
        </w:rPr>
        <w:t>Serpent</w:t>
      </w:r>
      <w:r>
        <w:rPr>
          <w:rFonts w:ascii="Times New Roman" w:hAnsi="Times New Roman" w:cs="Times New Roman"/>
          <w:sz w:val="24"/>
          <w:szCs w:val="24"/>
          <w:lang w:val="el-GR"/>
        </w:rPr>
        <w:t xml:space="preserve">, </w:t>
      </w:r>
      <w:r>
        <w:rPr>
          <w:rFonts w:ascii="Times New Roman" w:hAnsi="Times New Roman" w:cs="Times New Roman"/>
          <w:sz w:val="24"/>
          <w:szCs w:val="24"/>
        </w:rPr>
        <w:t>LLL</w:t>
      </w:r>
      <w:r>
        <w:rPr>
          <w:rFonts w:ascii="Times New Roman" w:hAnsi="Times New Roman" w:cs="Times New Roman"/>
          <w:sz w:val="24"/>
          <w:szCs w:val="24"/>
          <w:lang w:val="el-GR"/>
        </w:rPr>
        <w:t xml:space="preserve">, τρέχει και σε </w:t>
      </w:r>
      <w:r>
        <w:rPr>
          <w:rFonts w:ascii="Times New Roman" w:hAnsi="Times New Roman" w:cs="Times New Roman"/>
          <w:sz w:val="24"/>
          <w:szCs w:val="24"/>
        </w:rPr>
        <w:t>VM</w:t>
      </w:r>
      <w:r>
        <w:rPr>
          <w:rFonts w:ascii="Times New Roman" w:hAnsi="Times New Roman" w:cs="Times New Roman"/>
          <w:sz w:val="24"/>
          <w:szCs w:val="24"/>
          <w:lang w:val="el-GR"/>
        </w:rPr>
        <w:t xml:space="preserve"> και τοπικά</w:t>
      </w:r>
      <w:ins w:id="123" w:author="Άγνωστος συντάκτης" w:date="2019-05-16T20:32:00Z">
        <w:r>
          <w:rPr>
            <w:rFonts w:ascii="Times New Roman" w:hAnsi="Times New Roman" w:cs="Times New Roman"/>
            <w:sz w:val="24"/>
            <w:szCs w:val="24"/>
            <w:lang w:val="el-GR"/>
          </w:rPr>
          <w:t>,</w:t>
        </w:r>
      </w:ins>
      <w:r>
        <w:rPr>
          <w:rFonts w:ascii="Times New Roman" w:hAnsi="Times New Roman" w:cs="Times New Roman"/>
          <w:sz w:val="24"/>
          <w:szCs w:val="24"/>
          <w:lang w:val="el-GR"/>
        </w:rPr>
        <w:t xml:space="preserve"> αφορά γενικές χρήσεις και το πιο γνωστό </w:t>
      </w:r>
      <w:ins w:id="124" w:author="Άγνωστος συντάκτης" w:date="2019-05-16T20:33:00Z">
        <w:r>
          <w:rPr>
            <w:rFonts w:ascii="Times New Roman" w:hAnsi="Times New Roman" w:cs="Times New Roman"/>
            <w:sz w:val="24"/>
            <w:szCs w:val="24"/>
            <w:lang w:val="el-GR"/>
          </w:rPr>
          <w:t xml:space="preserve">κρυπτονόμισμα που το χρησιμοποιεί </w:t>
        </w:r>
      </w:ins>
      <w:r>
        <w:rPr>
          <w:rFonts w:ascii="Times New Roman" w:hAnsi="Times New Roman" w:cs="Times New Roman"/>
          <w:sz w:val="24"/>
          <w:szCs w:val="24"/>
          <w:lang w:val="el-GR"/>
        </w:rPr>
        <w:t>είναι το Β</w:t>
      </w:r>
      <w:proofErr w:type="spellStart"/>
      <w:r>
        <w:rPr>
          <w:rFonts w:ascii="Times New Roman" w:hAnsi="Times New Roman" w:cs="Times New Roman"/>
          <w:sz w:val="24"/>
          <w:szCs w:val="24"/>
        </w:rPr>
        <w:t>itcoin</w:t>
      </w:r>
      <w:proofErr w:type="spellEnd"/>
      <w:r>
        <w:rPr>
          <w:rFonts w:ascii="Times New Roman" w:hAnsi="Times New Roman" w:cs="Times New Roman"/>
          <w:sz w:val="24"/>
          <w:szCs w:val="24"/>
          <w:lang w:val="el-GR"/>
        </w:rPr>
        <w:t xml:space="preserve">. Από την άλλη το </w:t>
      </w:r>
      <w:proofErr w:type="spellStart"/>
      <w:r>
        <w:rPr>
          <w:rFonts w:ascii="Times New Roman" w:hAnsi="Times New Roman" w:cs="Times New Roman"/>
          <w:sz w:val="24"/>
          <w:szCs w:val="24"/>
        </w:rPr>
        <w:t>PoI</w:t>
      </w:r>
      <w:proofErr w:type="spellEnd"/>
      <w:r>
        <w:rPr>
          <w:rFonts w:ascii="Times New Roman" w:hAnsi="Times New Roman" w:cs="Times New Roman"/>
          <w:sz w:val="24"/>
          <w:szCs w:val="24"/>
          <w:lang w:val="el-GR"/>
        </w:rPr>
        <w:t xml:space="preserve"> είναι ένα δημόσιο αλλά και ιδιωτικό δίκτυο</w:t>
      </w:r>
      <w:del w:id="125" w:author="Άγνωστος συντάκτης" w:date="2019-05-16T20:32: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 δεν γνωρίζουμε ακόμα πόσο αντέχει σε επιθέσεις, βασίζεται και αυτό στους λογαριασμούς και στις συν</w:t>
      </w:r>
      <w:r>
        <w:rPr>
          <w:rFonts w:ascii="Times New Roman" w:hAnsi="Times New Roman" w:cs="Times New Roman"/>
          <w:sz w:val="24"/>
          <w:szCs w:val="24"/>
          <w:lang w:val="el-GR"/>
        </w:rPr>
        <w:t xml:space="preserve">αλλαγές, χρησιμοποιεί μόνο </w:t>
      </w:r>
      <w:r>
        <w:rPr>
          <w:rFonts w:ascii="Times New Roman" w:hAnsi="Times New Roman" w:cs="Times New Roman"/>
          <w:sz w:val="24"/>
          <w:szCs w:val="24"/>
        </w:rPr>
        <w:t>java</w:t>
      </w:r>
      <w:r>
        <w:rPr>
          <w:rFonts w:ascii="Times New Roman" w:hAnsi="Times New Roman" w:cs="Times New Roman"/>
          <w:sz w:val="24"/>
          <w:szCs w:val="24"/>
          <w:lang w:val="el-GR"/>
        </w:rPr>
        <w:t xml:space="preserve">, </w:t>
      </w:r>
      <w:ins w:id="126" w:author="Άγνωστος συντάκτης" w:date="2019-05-16T20:33:00Z">
        <w:r>
          <w:rPr>
            <w:rFonts w:ascii="Times New Roman" w:hAnsi="Times New Roman" w:cs="Times New Roman"/>
            <w:sz w:val="24"/>
            <w:szCs w:val="24"/>
            <w:lang w:val="el-GR"/>
          </w:rPr>
          <w:t xml:space="preserve">και </w:t>
        </w:r>
      </w:ins>
      <w:r>
        <w:rPr>
          <w:rFonts w:ascii="Times New Roman" w:hAnsi="Times New Roman" w:cs="Times New Roman"/>
          <w:sz w:val="24"/>
          <w:szCs w:val="24"/>
          <w:lang w:val="el-GR"/>
        </w:rPr>
        <w:t xml:space="preserve">είναι μια πλατφόρμα </w:t>
      </w:r>
      <w:r>
        <w:rPr>
          <w:rFonts w:ascii="Times New Roman" w:hAnsi="Times New Roman" w:cs="Times New Roman"/>
          <w:sz w:val="24"/>
          <w:szCs w:val="24"/>
        </w:rPr>
        <w:t>blockchain</w:t>
      </w:r>
      <w:r>
        <w:rPr>
          <w:rFonts w:ascii="Times New Roman" w:hAnsi="Times New Roman" w:cs="Times New Roman"/>
          <w:sz w:val="24"/>
          <w:szCs w:val="24"/>
          <w:lang w:val="el-GR"/>
        </w:rPr>
        <w:t xml:space="preserve"> </w:t>
      </w:r>
      <w:ins w:id="127" w:author="Άγνωστος συντάκτης" w:date="2019-05-16T20:33:00Z">
        <w:r>
          <w:rPr>
            <w:rFonts w:ascii="Times New Roman" w:hAnsi="Times New Roman" w:cs="Times New Roman"/>
            <w:sz w:val="24"/>
            <w:szCs w:val="24"/>
            <w:lang w:val="el-GR"/>
          </w:rPr>
          <w:t>με</w:t>
        </w:r>
      </w:ins>
      <w:del w:id="128" w:author="Άγνωστος συντάκτης" w:date="2019-05-16T20:33:00Z">
        <w:r>
          <w:rPr>
            <w:rFonts w:ascii="Times New Roman" w:hAnsi="Times New Roman" w:cs="Times New Roman"/>
            <w:sz w:val="24"/>
            <w:szCs w:val="24"/>
            <w:lang w:val="el-GR"/>
          </w:rPr>
          <w:delText>και το πιο γνωστό  και</w:delText>
        </w:r>
      </w:del>
      <w:r>
        <w:rPr>
          <w:rFonts w:ascii="Times New Roman" w:hAnsi="Times New Roman" w:cs="Times New Roman"/>
          <w:sz w:val="24"/>
          <w:szCs w:val="24"/>
          <w:lang w:val="el-GR"/>
        </w:rPr>
        <w:t xml:space="preserve"> μοναδικό κρυπτονόμισμα </w:t>
      </w:r>
      <w:del w:id="129" w:author="Άγνωστος συντάκτης" w:date="2019-05-16T20:33:00Z">
        <w:r>
          <w:rPr>
            <w:rFonts w:ascii="Times New Roman" w:hAnsi="Times New Roman" w:cs="Times New Roman"/>
            <w:sz w:val="24"/>
            <w:szCs w:val="24"/>
            <w:lang w:val="el-GR"/>
          </w:rPr>
          <w:delText xml:space="preserve">είναι </w:delText>
        </w:r>
      </w:del>
      <w:r>
        <w:rPr>
          <w:rFonts w:ascii="Times New Roman" w:hAnsi="Times New Roman" w:cs="Times New Roman"/>
          <w:sz w:val="24"/>
          <w:szCs w:val="24"/>
          <w:lang w:val="el-GR"/>
        </w:rPr>
        <w:t xml:space="preserve">το </w:t>
      </w:r>
      <w:r>
        <w:rPr>
          <w:rFonts w:ascii="Times New Roman" w:hAnsi="Times New Roman" w:cs="Times New Roman"/>
          <w:sz w:val="24"/>
          <w:szCs w:val="24"/>
        </w:rPr>
        <w:t>XEM</w:t>
      </w:r>
      <w:r>
        <w:rPr>
          <w:rFonts w:ascii="Times New Roman" w:hAnsi="Times New Roman" w:cs="Times New Roman"/>
          <w:sz w:val="24"/>
          <w:szCs w:val="24"/>
          <w:lang w:val="el-GR"/>
        </w:rPr>
        <w:t>. Επίσης</w:t>
      </w:r>
      <w:ins w:id="130" w:author="Άγνωστος συντάκτης" w:date="2019-05-16T20:33:00Z">
        <w:r>
          <w:rPr>
            <w:rFonts w:ascii="Times New Roman" w:hAnsi="Times New Roman" w:cs="Times New Roman"/>
            <w:sz w:val="24"/>
            <w:szCs w:val="24"/>
            <w:lang w:val="el-GR"/>
          </w:rPr>
          <w:t>,</w:t>
        </w:r>
      </w:ins>
      <w:r>
        <w:rPr>
          <w:rFonts w:ascii="Times New Roman" w:hAnsi="Times New Roman" w:cs="Times New Roman"/>
          <w:sz w:val="24"/>
          <w:szCs w:val="24"/>
          <w:lang w:val="el-GR"/>
        </w:rPr>
        <w:t xml:space="preserve"> παρόλο που η ΝΕΜ έχει πάρει κάποια μετρά εναντίον των </w:t>
      </w:r>
      <w:r>
        <w:rPr>
          <w:rFonts w:ascii="Times New Roman" w:hAnsi="Times New Roman" w:cs="Times New Roman"/>
          <w:sz w:val="24"/>
          <w:szCs w:val="24"/>
        </w:rPr>
        <w:t>Sybil</w:t>
      </w:r>
      <w:r>
        <w:rPr>
          <w:rFonts w:ascii="Times New Roman" w:hAnsi="Times New Roman" w:cs="Times New Roman"/>
          <w:sz w:val="24"/>
          <w:szCs w:val="24"/>
          <w:lang w:val="el-GR"/>
        </w:rPr>
        <w:t xml:space="preserve"> </w:t>
      </w:r>
      <w:r>
        <w:rPr>
          <w:rFonts w:ascii="Times New Roman" w:hAnsi="Times New Roman" w:cs="Times New Roman"/>
          <w:sz w:val="24"/>
          <w:szCs w:val="24"/>
        </w:rPr>
        <w:t>Attack</w:t>
      </w:r>
      <w:del w:id="131" w:author="Άγνωστος συντάκτης" w:date="2019-05-16T20:33: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w:t>
      </w:r>
      <w:ins w:id="132" w:author="Άγνωστος συντάκτης" w:date="2019-05-16T20:33:00Z">
        <w:r>
          <w:rPr>
            <w:rFonts w:ascii="Times New Roman" w:hAnsi="Times New Roman" w:cs="Times New Roman"/>
            <w:sz w:val="24"/>
            <w:szCs w:val="24"/>
            <w:lang w:val="el-GR"/>
          </w:rPr>
          <w:t xml:space="preserve"> </w:t>
        </w:r>
      </w:ins>
      <w:r>
        <w:rPr>
          <w:rFonts w:ascii="Times New Roman" w:hAnsi="Times New Roman" w:cs="Times New Roman"/>
          <w:sz w:val="24"/>
          <w:szCs w:val="24"/>
        </w:rPr>
        <w:t>loop</w:t>
      </w:r>
      <w:r>
        <w:rPr>
          <w:rFonts w:ascii="Times New Roman" w:hAnsi="Times New Roman" w:cs="Times New Roman"/>
          <w:sz w:val="24"/>
          <w:szCs w:val="24"/>
          <w:lang w:val="el-GR"/>
        </w:rPr>
        <w:t xml:space="preserve"> </w:t>
      </w:r>
      <w:r>
        <w:rPr>
          <w:rFonts w:ascii="Times New Roman" w:hAnsi="Times New Roman" w:cs="Times New Roman"/>
          <w:sz w:val="24"/>
          <w:szCs w:val="24"/>
        </w:rPr>
        <w:t>attack</w:t>
      </w:r>
      <w:r>
        <w:rPr>
          <w:rFonts w:ascii="Times New Roman" w:hAnsi="Times New Roman" w:cs="Times New Roman"/>
          <w:sz w:val="24"/>
          <w:szCs w:val="24"/>
          <w:lang w:val="el-GR"/>
        </w:rPr>
        <w:t xml:space="preserve"> και </w:t>
      </w:r>
      <w:r>
        <w:rPr>
          <w:rFonts w:ascii="Times New Roman" w:hAnsi="Times New Roman" w:cs="Times New Roman"/>
          <w:sz w:val="24"/>
          <w:szCs w:val="24"/>
        </w:rPr>
        <w:t>Nothing</w:t>
      </w:r>
      <w:r>
        <w:rPr>
          <w:rFonts w:ascii="Times New Roman" w:hAnsi="Times New Roman" w:cs="Times New Roman"/>
          <w:sz w:val="24"/>
          <w:szCs w:val="24"/>
          <w:lang w:val="el-GR"/>
        </w:rPr>
        <w:t xml:space="preserve"> </w:t>
      </w:r>
      <w:r>
        <w:rPr>
          <w:rFonts w:ascii="Times New Roman" w:hAnsi="Times New Roman" w:cs="Times New Roman"/>
          <w:sz w:val="24"/>
          <w:szCs w:val="24"/>
        </w:rPr>
        <w:t>at</w:t>
      </w:r>
      <w:r>
        <w:rPr>
          <w:rFonts w:ascii="Times New Roman" w:hAnsi="Times New Roman" w:cs="Times New Roman"/>
          <w:sz w:val="24"/>
          <w:szCs w:val="24"/>
          <w:lang w:val="el-GR"/>
        </w:rPr>
        <w:t>-</w:t>
      </w:r>
      <w:r>
        <w:rPr>
          <w:rFonts w:ascii="Times New Roman" w:hAnsi="Times New Roman" w:cs="Times New Roman"/>
          <w:sz w:val="24"/>
          <w:szCs w:val="24"/>
        </w:rPr>
        <w:t>stake</w:t>
      </w:r>
      <w:del w:id="133" w:author="Άγνωστος συντάκτης" w:date="2019-05-16T20:34:00Z">
        <w:r>
          <w:rPr>
            <w:rFonts w:ascii="Times New Roman" w:hAnsi="Times New Roman" w:cs="Times New Roman"/>
            <w:sz w:val="24"/>
            <w:szCs w:val="24"/>
            <w:lang w:val="el-GR"/>
          </w:rPr>
          <w:delText>,</w:delText>
        </w:r>
      </w:del>
      <w:r>
        <w:rPr>
          <w:rFonts w:ascii="Times New Roman" w:hAnsi="Times New Roman" w:cs="Times New Roman"/>
          <w:sz w:val="24"/>
          <w:szCs w:val="24"/>
          <w:lang w:val="el-GR"/>
        </w:rPr>
        <w:t>[1]</w:t>
      </w:r>
      <w:ins w:id="134" w:author="Άγνωστος συντάκτης" w:date="2019-05-16T20:34:00Z">
        <w:r>
          <w:rPr>
            <w:rFonts w:ascii="Times New Roman" w:hAnsi="Times New Roman" w:cs="Times New Roman"/>
            <w:sz w:val="24"/>
            <w:szCs w:val="24"/>
            <w:lang w:val="el-GR"/>
          </w:rPr>
          <w:t>,</w:t>
        </w:r>
      </w:ins>
      <w:r>
        <w:rPr>
          <w:rFonts w:ascii="Times New Roman" w:hAnsi="Times New Roman" w:cs="Times New Roman"/>
          <w:sz w:val="24"/>
          <w:szCs w:val="24"/>
          <w:lang w:val="el-GR"/>
        </w:rPr>
        <w:t xml:space="preserve"> στο </w:t>
      </w:r>
      <w:proofErr w:type="spellStart"/>
      <w:r>
        <w:rPr>
          <w:rFonts w:ascii="Times New Roman" w:hAnsi="Times New Roman" w:cs="Times New Roman"/>
          <w:sz w:val="24"/>
          <w:szCs w:val="24"/>
        </w:rPr>
        <w:t>PoW</w:t>
      </w:r>
      <w:proofErr w:type="spellEnd"/>
      <w:r>
        <w:rPr>
          <w:rFonts w:ascii="Times New Roman" w:hAnsi="Times New Roman" w:cs="Times New Roman"/>
          <w:sz w:val="24"/>
          <w:szCs w:val="24"/>
          <w:lang w:val="el-GR"/>
        </w:rPr>
        <w:t xml:space="preserve"> είναι τέτοια η δομή του για να τα αποτρέπει πριν καν ανιχνευθούν, άρα σε αυτές τις περιπτώσεις το </w:t>
      </w:r>
      <w:proofErr w:type="spellStart"/>
      <w:r>
        <w:rPr>
          <w:rFonts w:ascii="Times New Roman" w:hAnsi="Times New Roman" w:cs="Times New Roman"/>
          <w:sz w:val="24"/>
          <w:szCs w:val="24"/>
        </w:rPr>
        <w:t>PoW</w:t>
      </w:r>
      <w:proofErr w:type="spellEnd"/>
      <w:r>
        <w:rPr>
          <w:rFonts w:ascii="Times New Roman" w:hAnsi="Times New Roman" w:cs="Times New Roman"/>
          <w:sz w:val="24"/>
          <w:szCs w:val="24"/>
          <w:lang w:val="el-GR"/>
        </w:rPr>
        <w:t xml:space="preserve"> είναι πιο ασφαλές</w:t>
      </w:r>
      <w:del w:id="135" w:author="Χ Υ" w:date="2019-05-17T11:20:00Z">
        <w:r w:rsidDel="00882C38">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 xml:space="preserve"> [2]</w:t>
      </w:r>
      <w:ins w:id="136" w:author="Χ Υ" w:date="2019-05-17T11:20:00Z">
        <w:r>
          <w:rPr>
            <w:rFonts w:ascii="Times New Roman" w:hAnsi="Times New Roman" w:cs="Times New Roman"/>
            <w:sz w:val="24"/>
            <w:szCs w:val="24"/>
            <w:lang w:val="el-GR"/>
          </w:rPr>
          <w:t>.</w:t>
        </w:r>
      </w:ins>
      <w:r>
        <w:rPr>
          <w:rFonts w:ascii="Times New Roman" w:hAnsi="Times New Roman" w:cs="Times New Roman"/>
          <w:sz w:val="24"/>
          <w:szCs w:val="24"/>
          <w:lang w:val="el-GR"/>
        </w:rPr>
        <w:t xml:space="preserve"> </w:t>
      </w:r>
    </w:p>
    <w:p w14:paraId="5E0F5436" w14:textId="77777777" w:rsidR="00E64D7C" w:rsidRDefault="00882C38">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Pr>
          <w:noProof/>
        </w:rPr>
        <w:drawing>
          <wp:inline distT="0" distB="0" distL="0" distR="0" wp14:anchorId="7360EB2A" wp14:editId="682A97A7">
            <wp:extent cx="4425315" cy="4502785"/>
            <wp:effectExtent l="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5"/>
                    <a:stretch>
                      <a:fillRect/>
                    </a:stretch>
                  </pic:blipFill>
                  <pic:spPr bwMode="auto">
                    <a:xfrm>
                      <a:off x="0" y="0"/>
                      <a:ext cx="4425315" cy="4502785"/>
                    </a:xfrm>
                    <a:prstGeom prst="rect">
                      <a:avLst/>
                    </a:prstGeom>
                  </pic:spPr>
                </pic:pic>
              </a:graphicData>
            </a:graphic>
          </wp:inline>
        </w:drawing>
      </w:r>
    </w:p>
    <w:p w14:paraId="0D1E9634" w14:textId="77777777" w:rsidR="00E64D7C" w:rsidRDefault="00E64D7C">
      <w:pPr>
        <w:jc w:val="both"/>
        <w:rPr>
          <w:rFonts w:ascii="Times New Roman" w:hAnsi="Times New Roman" w:cs="Times New Roman"/>
          <w:sz w:val="24"/>
          <w:szCs w:val="24"/>
          <w:lang w:val="el-GR"/>
        </w:rPr>
      </w:pPr>
    </w:p>
    <w:p w14:paraId="697502A8" w14:textId="77777777" w:rsidR="00E64D7C" w:rsidRDefault="00882C38">
      <w:pPr>
        <w:ind w:left="720"/>
        <w:jc w:val="both"/>
        <w:rPr>
          <w:rFonts w:ascii="Times New Roman" w:hAnsi="Times New Roman" w:cs="Times New Roman"/>
          <w:sz w:val="24"/>
          <w:szCs w:val="24"/>
          <w:lang w:val="el-GR"/>
        </w:rPr>
      </w:pPr>
      <w:r>
        <w:rPr>
          <w:rFonts w:ascii="Times New Roman" w:hAnsi="Times New Roman" w:cs="Times New Roman"/>
          <w:sz w:val="52"/>
          <w:szCs w:val="52"/>
          <w:lang w:val="el-GR"/>
        </w:rPr>
        <w:t>4.  Θετικά και αρνητικά</w:t>
      </w:r>
      <w:r>
        <w:rPr>
          <w:rFonts w:ascii="Times New Roman" w:hAnsi="Times New Roman" w:cs="Times New Roman"/>
          <w:sz w:val="24"/>
          <w:szCs w:val="24"/>
          <w:lang w:val="el-GR"/>
        </w:rPr>
        <w:tab/>
      </w:r>
    </w:p>
    <w:p w14:paraId="48F3E8F5" w14:textId="77777777" w:rsidR="00E64D7C" w:rsidRDefault="00882C38">
      <w:pPr>
        <w:ind w:firstLine="720"/>
        <w:jc w:val="both"/>
      </w:pPr>
      <w:r>
        <w:rPr>
          <w:rFonts w:ascii="Times New Roman" w:hAnsi="Times New Roman" w:cs="Times New Roman"/>
          <w:sz w:val="24"/>
          <w:szCs w:val="24"/>
          <w:lang w:val="el-GR"/>
        </w:rPr>
        <w:t xml:space="preserve">Το </w:t>
      </w:r>
      <w:proofErr w:type="spellStart"/>
      <w:r>
        <w:rPr>
          <w:rFonts w:ascii="Times New Roman" w:hAnsi="Times New Roman" w:cs="Times New Roman"/>
          <w:sz w:val="24"/>
          <w:szCs w:val="24"/>
        </w:rPr>
        <w:t>PoI</w:t>
      </w:r>
      <w:proofErr w:type="spellEnd"/>
      <w:r>
        <w:rPr>
          <w:rFonts w:ascii="Times New Roman" w:hAnsi="Times New Roman" w:cs="Times New Roman"/>
          <w:sz w:val="24"/>
          <w:szCs w:val="24"/>
          <w:lang w:val="el-GR"/>
        </w:rPr>
        <w:t xml:space="preserve"> σε γενικές γραμμές είναι αρκετά καλό. Πέρα από την  ταχύτητα και την εξοικονόμηση εν</w:t>
      </w:r>
      <w:r>
        <w:rPr>
          <w:rFonts w:ascii="Times New Roman" w:hAnsi="Times New Roman" w:cs="Times New Roman"/>
          <w:sz w:val="24"/>
          <w:szCs w:val="24"/>
          <w:lang w:val="el-GR"/>
        </w:rPr>
        <w:t>έργειας που προσφέρει, έχει την πολυτέλεια ότι οι πλούσιοι δεν μπορούν να γίνονται συνέχεια πλουσιότεροι (</w:t>
      </w:r>
      <w:del w:id="137" w:author="Άγνωστος συντάκτης" w:date="2019-05-16T20:34: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 xml:space="preserve">όπως το </w:t>
      </w:r>
      <w:proofErr w:type="spellStart"/>
      <w:r>
        <w:rPr>
          <w:rFonts w:ascii="Times New Roman" w:hAnsi="Times New Roman" w:cs="Times New Roman"/>
          <w:sz w:val="24"/>
          <w:szCs w:val="24"/>
        </w:rPr>
        <w:t>PoS</w:t>
      </w:r>
      <w:proofErr w:type="spellEnd"/>
      <w:r>
        <w:rPr>
          <w:rFonts w:ascii="Times New Roman" w:hAnsi="Times New Roman" w:cs="Times New Roman"/>
          <w:sz w:val="24"/>
          <w:szCs w:val="24"/>
          <w:lang w:val="el-GR"/>
        </w:rPr>
        <w:t xml:space="preserve">)  στην πλατφόρμα επειδή το ποσό των μετρητών που έχει ένας λογαριασμός δεν είναι ο μόνος παράγοντας που λαμβάνεται υπόψη κατά τη </w:t>
      </w:r>
      <w:r>
        <w:rPr>
          <w:rFonts w:ascii="Times New Roman" w:hAnsi="Times New Roman" w:cs="Times New Roman"/>
          <w:sz w:val="24"/>
          <w:szCs w:val="24"/>
          <w:lang w:val="el-GR"/>
        </w:rPr>
        <w:lastRenderedPageBreak/>
        <w:t>ιεράρχησ</w:t>
      </w:r>
      <w:r>
        <w:rPr>
          <w:rFonts w:ascii="Times New Roman" w:hAnsi="Times New Roman" w:cs="Times New Roman"/>
          <w:sz w:val="24"/>
          <w:szCs w:val="24"/>
          <w:lang w:val="el-GR"/>
        </w:rPr>
        <w:t>η της φήμης-σημαντικότητας  ενός λογαριασμού. Ενώ αντίθετα το πρόβλημα που υπάρχει σε πολλές  πλατφόρμες (</w:t>
      </w:r>
      <w:del w:id="138" w:author="Άγνωστος συντάκτης" w:date="2019-05-16T20:34: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 xml:space="preserve">και στο </w:t>
      </w:r>
      <w:proofErr w:type="spellStart"/>
      <w:r>
        <w:rPr>
          <w:rFonts w:ascii="Times New Roman" w:hAnsi="Times New Roman" w:cs="Times New Roman"/>
          <w:sz w:val="24"/>
          <w:szCs w:val="24"/>
        </w:rPr>
        <w:t>PoS</w:t>
      </w:r>
      <w:proofErr w:type="spellEnd"/>
      <w:r>
        <w:rPr>
          <w:rFonts w:ascii="Times New Roman" w:hAnsi="Times New Roman" w:cs="Times New Roman"/>
          <w:sz w:val="24"/>
          <w:szCs w:val="24"/>
          <w:lang w:val="el-GR"/>
        </w:rPr>
        <w:t>) δηλαδή, της χρήσης εικονικών-ψεύτικων  συναλλαγών που οφείλει τους επιτήδειους  στην αποστολή μπροστά και πίσω των συναλλαγών ώστε να εξ</w:t>
      </w:r>
      <w:r>
        <w:rPr>
          <w:rFonts w:ascii="Times New Roman" w:hAnsi="Times New Roman" w:cs="Times New Roman"/>
          <w:sz w:val="24"/>
          <w:szCs w:val="24"/>
          <w:lang w:val="el-GR"/>
        </w:rPr>
        <w:t>απατήσουν τον αλγόριθμο της εκάστοτε εταιρίας, είναι ένα μείζον ζήτημα που η ΝΕΜ ακόμα δεν έχει λύσει</w:t>
      </w:r>
      <w:del w:id="139" w:author="Χ Υ" w:date="2019-05-17T11:20:00Z">
        <w:r w:rsidDel="00882C38">
          <w:rPr>
            <w:rFonts w:ascii="Times New Roman" w:hAnsi="Times New Roman" w:cs="Times New Roman"/>
            <w:sz w:val="24"/>
            <w:szCs w:val="24"/>
            <w:lang w:val="el-GR"/>
          </w:rPr>
          <w:delText>.</w:delText>
        </w:r>
      </w:del>
      <w:r>
        <w:rPr>
          <w:rFonts w:ascii="Times New Roman" w:hAnsi="Times New Roman" w:cs="Times New Roman"/>
          <w:sz w:val="24"/>
          <w:szCs w:val="24"/>
          <w:lang w:val="el-GR"/>
        </w:rPr>
        <w:t xml:space="preserve"> [3]</w:t>
      </w:r>
      <w:ins w:id="140" w:author="Χ Υ" w:date="2019-05-17T11:20:00Z">
        <w:r>
          <w:rPr>
            <w:rFonts w:ascii="Times New Roman" w:hAnsi="Times New Roman" w:cs="Times New Roman"/>
            <w:sz w:val="24"/>
            <w:szCs w:val="24"/>
            <w:lang w:val="el-GR"/>
          </w:rPr>
          <w:t>.</w:t>
        </w:r>
      </w:ins>
    </w:p>
    <w:p w14:paraId="503CD77E" w14:textId="77777777" w:rsidR="00E64D7C" w:rsidRDefault="00882C38">
      <w:pPr>
        <w:ind w:firstLine="720"/>
        <w:jc w:val="both"/>
        <w:rPr>
          <w:rFonts w:ascii="Times New Roman" w:hAnsi="Times New Roman" w:cs="Times New Roman"/>
          <w:sz w:val="24"/>
          <w:szCs w:val="24"/>
          <w:lang w:val="el-GR"/>
        </w:rPr>
      </w:pPr>
      <w:r>
        <w:rPr>
          <w:noProof/>
        </w:rPr>
        <w:drawing>
          <wp:inline distT="0" distB="0" distL="0" distR="2540" wp14:anchorId="4508C300" wp14:editId="7C2DAEF6">
            <wp:extent cx="4664710" cy="573659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6"/>
                    <a:stretch>
                      <a:fillRect/>
                    </a:stretch>
                  </pic:blipFill>
                  <pic:spPr bwMode="auto">
                    <a:xfrm>
                      <a:off x="0" y="0"/>
                      <a:ext cx="4664710" cy="5736590"/>
                    </a:xfrm>
                    <a:prstGeom prst="rect">
                      <a:avLst/>
                    </a:prstGeom>
                  </pic:spPr>
                </pic:pic>
              </a:graphicData>
            </a:graphic>
          </wp:inline>
        </w:drawing>
      </w:r>
    </w:p>
    <w:p w14:paraId="4923EA78" w14:textId="77777777" w:rsidR="00E64D7C" w:rsidRDefault="00E64D7C">
      <w:pPr>
        <w:jc w:val="both"/>
        <w:rPr>
          <w:rFonts w:ascii="Times New Roman" w:hAnsi="Times New Roman" w:cs="Times New Roman"/>
          <w:sz w:val="24"/>
          <w:szCs w:val="24"/>
          <w:lang w:val="el-GR"/>
        </w:rPr>
      </w:pPr>
    </w:p>
    <w:p w14:paraId="01E6D471" w14:textId="77777777" w:rsidR="00E64D7C" w:rsidRDefault="00E64D7C">
      <w:pPr>
        <w:jc w:val="both"/>
        <w:rPr>
          <w:rFonts w:ascii="Times New Roman" w:hAnsi="Times New Roman" w:cs="Times New Roman"/>
          <w:sz w:val="24"/>
          <w:szCs w:val="24"/>
          <w:lang w:val="el-GR"/>
        </w:rPr>
      </w:pPr>
    </w:p>
    <w:p w14:paraId="0F70942C" w14:textId="77777777" w:rsidR="00E64D7C" w:rsidRDefault="00E64D7C">
      <w:pPr>
        <w:ind w:firstLine="720"/>
        <w:jc w:val="both"/>
        <w:rPr>
          <w:rFonts w:ascii="Times New Roman" w:hAnsi="Times New Roman" w:cs="Times New Roman"/>
          <w:sz w:val="24"/>
          <w:szCs w:val="24"/>
          <w:lang w:val="el-GR"/>
        </w:rPr>
      </w:pPr>
    </w:p>
    <w:p w14:paraId="6CF11A66" w14:textId="77777777" w:rsidR="00E64D7C" w:rsidRDefault="00882C38">
      <w:pPr>
        <w:pStyle w:val="ListParagraph"/>
        <w:numPr>
          <w:ilvl w:val="0"/>
          <w:numId w:val="2"/>
        </w:numPr>
        <w:jc w:val="both"/>
        <w:rPr>
          <w:rFonts w:ascii="Times New Roman" w:hAnsi="Times New Roman" w:cs="Times New Roman"/>
          <w:sz w:val="52"/>
          <w:szCs w:val="52"/>
          <w:lang w:val="el-GR"/>
        </w:rPr>
      </w:pPr>
      <w:r>
        <w:rPr>
          <w:rFonts w:ascii="Times New Roman" w:hAnsi="Times New Roman" w:cs="Times New Roman"/>
          <w:sz w:val="52"/>
          <w:szCs w:val="52"/>
          <w:lang w:val="el-GR"/>
        </w:rPr>
        <w:t>Συμπέρασμα</w:t>
      </w:r>
    </w:p>
    <w:p w14:paraId="788EB7A8" w14:textId="77777777" w:rsidR="00E64D7C" w:rsidRDefault="00E64D7C">
      <w:pPr>
        <w:pStyle w:val="ListParagraph"/>
        <w:ind w:left="1080"/>
        <w:jc w:val="both"/>
        <w:rPr>
          <w:rFonts w:ascii="Times New Roman" w:hAnsi="Times New Roman" w:cs="Times New Roman"/>
          <w:sz w:val="16"/>
          <w:szCs w:val="16"/>
          <w:lang w:val="el-GR"/>
        </w:rPr>
      </w:pPr>
    </w:p>
    <w:p w14:paraId="1628AAEF" w14:textId="77777777" w:rsidR="00E64D7C" w:rsidRDefault="00882C38">
      <w:pPr>
        <w:ind w:firstLine="720"/>
        <w:jc w:val="both"/>
      </w:pPr>
      <w:r>
        <w:rPr>
          <w:rFonts w:ascii="Times New Roman" w:hAnsi="Times New Roman" w:cs="Times New Roman"/>
          <w:sz w:val="24"/>
          <w:szCs w:val="24"/>
          <w:lang w:val="el-GR"/>
        </w:rPr>
        <w:t>Τελικά ο αλγόριθμος εξαρτάται από το πόσο ενεργός είναι κάποιος στο δίκτυο. Όσο πιο ενεργός είναι κάποιος τόσες περισσότερες ανταμοι</w:t>
      </w:r>
      <w:r>
        <w:rPr>
          <w:rFonts w:ascii="Times New Roman" w:hAnsi="Times New Roman" w:cs="Times New Roman"/>
          <w:sz w:val="24"/>
          <w:szCs w:val="24"/>
          <w:lang w:val="el-GR"/>
        </w:rPr>
        <w:t>βές θα λαμβάνει. Η υψηλότερη φήμη φέρνει και περισσότερες ανταμοιβές. Ουσιαστικά</w:t>
      </w:r>
      <w:del w:id="141" w:author="Χ Υ" w:date="2019-05-17T11:20:00Z">
        <w:r w:rsidDel="00882C38">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 xml:space="preserve"> ο αλγόριθμος ευνοεί τις δραστηριότητες του κάθε </w:t>
      </w:r>
      <w:r>
        <w:rPr>
          <w:noProof/>
        </w:rPr>
        <w:drawing>
          <wp:anchor distT="0" distB="0" distL="114300" distR="0" simplePos="0" relativeHeight="2" behindDoc="0" locked="0" layoutInCell="1" allowOverlap="1" wp14:anchorId="7F9E1D02" wp14:editId="6FCBC97D">
            <wp:simplePos x="0" y="0"/>
            <wp:positionH relativeFrom="margin">
              <wp:align>right</wp:align>
            </wp:positionH>
            <wp:positionV relativeFrom="margin">
              <wp:posOffset>234950</wp:posOffset>
            </wp:positionV>
            <wp:extent cx="3693795" cy="2498725"/>
            <wp:effectExtent l="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17"/>
                    <a:srcRect b="28314"/>
                    <a:stretch>
                      <a:fillRect/>
                    </a:stretch>
                  </pic:blipFill>
                  <pic:spPr bwMode="auto">
                    <a:xfrm>
                      <a:off x="0" y="0"/>
                      <a:ext cx="3693795" cy="2498725"/>
                    </a:xfrm>
                    <a:prstGeom prst="rect">
                      <a:avLst/>
                    </a:prstGeom>
                  </pic:spPr>
                </pic:pic>
              </a:graphicData>
            </a:graphic>
          </wp:anchor>
        </w:drawing>
      </w:r>
      <w:r>
        <w:rPr>
          <w:rFonts w:ascii="Times New Roman" w:hAnsi="Times New Roman" w:cs="Times New Roman"/>
          <w:sz w:val="24"/>
          <w:szCs w:val="24"/>
          <w:lang w:val="el-GR"/>
        </w:rPr>
        <w:t>χρήστη και όχι τόσο από τις συναλλαγές που έχει πραγματοποιήσει. Πολύ σημαντικό είναι ότι η φήμη του δεν εξαρτάται από</w:t>
      </w:r>
      <w:del w:id="142" w:author="Χ Υ" w:date="2019-05-17T11:21:00Z">
        <w:r w:rsidDel="00882C38">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 xml:space="preserve"> το λε</w:t>
      </w:r>
      <w:r>
        <w:rPr>
          <w:rFonts w:ascii="Times New Roman" w:hAnsi="Times New Roman" w:cs="Times New Roman"/>
          <w:sz w:val="24"/>
          <w:szCs w:val="24"/>
          <w:lang w:val="el-GR"/>
        </w:rPr>
        <w:t>γόμενο “</w:t>
      </w:r>
      <w:r>
        <w:rPr>
          <w:rFonts w:ascii="Times New Roman" w:hAnsi="Times New Roman" w:cs="Times New Roman"/>
          <w:sz w:val="24"/>
          <w:szCs w:val="24"/>
        </w:rPr>
        <w:t>stake</w:t>
      </w:r>
      <w:r>
        <w:rPr>
          <w:rFonts w:ascii="Times New Roman" w:hAnsi="Times New Roman" w:cs="Times New Roman"/>
          <w:sz w:val="24"/>
          <w:szCs w:val="24"/>
          <w:lang w:val="el-GR"/>
        </w:rPr>
        <w:t>” αλλά  είναι ένα μέρος  ενός μεγαλύτερου συνόλου. Οπότε το σύστημα ψηφοφορίας (</w:t>
      </w:r>
      <w:del w:id="143" w:author="Άγνωστος συντάκτης" w:date="2019-05-16T20:34:00Z">
        <w:r>
          <w:rPr>
            <w:rFonts w:ascii="Times New Roman" w:hAnsi="Times New Roman" w:cs="Times New Roman"/>
            <w:sz w:val="24"/>
            <w:szCs w:val="24"/>
            <w:lang w:val="el-GR"/>
          </w:rPr>
          <w:delText xml:space="preserve"> </w:delText>
        </w:r>
      </w:del>
      <w:r>
        <w:rPr>
          <w:rFonts w:ascii="Times New Roman" w:hAnsi="Times New Roman" w:cs="Times New Roman"/>
          <w:sz w:val="24"/>
          <w:szCs w:val="24"/>
          <w:lang w:val="el-GR"/>
        </w:rPr>
        <w:t>το οποίο αφορά την εξέλιξη της πλατφόρμας γενικότερα)  είναι πιο δημοκρατικό σε σχέση με αυτό του Ρο</w:t>
      </w:r>
      <w:r>
        <w:rPr>
          <w:rFonts w:ascii="Times New Roman" w:hAnsi="Times New Roman" w:cs="Times New Roman"/>
          <w:sz w:val="24"/>
          <w:szCs w:val="24"/>
        </w:rPr>
        <w:t>S</w:t>
      </w:r>
      <w:r>
        <w:rPr>
          <w:rFonts w:ascii="Times New Roman" w:hAnsi="Times New Roman" w:cs="Times New Roman"/>
          <w:sz w:val="24"/>
          <w:szCs w:val="24"/>
          <w:lang w:val="el-GR"/>
        </w:rPr>
        <w:t xml:space="preserve"> [5].</w:t>
      </w:r>
      <w:r>
        <w:rPr>
          <w:rFonts w:ascii="Times New Roman" w:hAnsi="Times New Roman" w:cs="Times New Roman"/>
          <w:sz w:val="52"/>
          <w:szCs w:val="52"/>
          <w:lang w:val="el-GR"/>
        </w:rPr>
        <w:t xml:space="preserve"> </w:t>
      </w:r>
    </w:p>
    <w:p w14:paraId="313252E4" w14:textId="77777777" w:rsidR="00E64D7C" w:rsidRDefault="00882C38">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Εν κατακλείδι μπορούμε να πούμε ότι</w:t>
      </w:r>
      <w:del w:id="144" w:author="Χ Υ" w:date="2019-05-17T11:21:00Z">
        <w:r w:rsidDel="00882C38">
          <w:rPr>
            <w:rFonts w:ascii="Times New Roman" w:hAnsi="Times New Roman" w:cs="Times New Roman"/>
            <w:sz w:val="24"/>
            <w:szCs w:val="24"/>
            <w:lang w:val="el-GR"/>
          </w:rPr>
          <w:delText>,</w:delText>
        </w:r>
      </w:del>
      <w:r>
        <w:rPr>
          <w:rFonts w:ascii="Times New Roman" w:hAnsi="Times New Roman" w:cs="Times New Roman"/>
          <w:sz w:val="24"/>
          <w:szCs w:val="24"/>
          <w:lang w:val="el-GR"/>
        </w:rPr>
        <w:t xml:space="preserve"> το </w:t>
      </w:r>
      <w:proofErr w:type="spellStart"/>
      <w:r>
        <w:rPr>
          <w:rFonts w:ascii="Times New Roman" w:hAnsi="Times New Roman" w:cs="Times New Roman"/>
          <w:sz w:val="24"/>
          <w:szCs w:val="24"/>
          <w:lang w:val="el-GR"/>
        </w:rPr>
        <w:t>ΡοΙ</w:t>
      </w:r>
      <w:proofErr w:type="spellEnd"/>
      <w:r>
        <w:rPr>
          <w:rFonts w:ascii="Times New Roman" w:hAnsi="Times New Roman" w:cs="Times New Roman"/>
          <w:sz w:val="24"/>
          <w:szCs w:val="24"/>
          <w:lang w:val="el-GR"/>
        </w:rPr>
        <w:t xml:space="preserve"> είναι μια τεχνολογία που ακόμα βρίσκεται υπό ανάπτυξη</w:t>
      </w:r>
      <w:ins w:id="145" w:author="Χ Υ" w:date="2019-05-17T11:21:00Z">
        <w:r>
          <w:rPr>
            <w:rFonts w:ascii="Times New Roman" w:hAnsi="Times New Roman" w:cs="Times New Roman"/>
            <w:sz w:val="24"/>
            <w:szCs w:val="24"/>
            <w:lang w:val="el-GR"/>
          </w:rPr>
          <w:t>,</w:t>
        </w:r>
      </w:ins>
      <w:r>
        <w:rPr>
          <w:rFonts w:ascii="Times New Roman" w:hAnsi="Times New Roman" w:cs="Times New Roman"/>
          <w:sz w:val="24"/>
          <w:szCs w:val="24"/>
          <w:lang w:val="el-GR"/>
        </w:rPr>
        <w:t xml:space="preserve"> αλλά έχει πολλές δυνατότητες να εξελιχθεί σε κάτι πολύ μεγάλο. Το ότι</w:t>
      </w:r>
      <w:ins w:id="146" w:author="Χ Υ" w:date="2019-05-17T11:21:00Z">
        <w:r>
          <w:rPr>
            <w:rFonts w:ascii="Times New Roman" w:hAnsi="Times New Roman" w:cs="Times New Roman"/>
            <w:sz w:val="24"/>
            <w:szCs w:val="24"/>
            <w:lang w:val="el-GR"/>
          </w:rPr>
          <w:t xml:space="preserve"> το </w:t>
        </w:r>
        <w:proofErr w:type="spellStart"/>
        <w:r>
          <w:rPr>
            <w:rFonts w:ascii="Times New Roman" w:hAnsi="Times New Roman" w:cs="Times New Roman"/>
            <w:sz w:val="24"/>
            <w:szCs w:val="24"/>
          </w:rPr>
          <w:t>PoI</w:t>
        </w:r>
      </w:ins>
      <w:proofErr w:type="spellEnd"/>
      <w:r>
        <w:rPr>
          <w:rFonts w:ascii="Times New Roman" w:hAnsi="Times New Roman" w:cs="Times New Roman"/>
          <w:sz w:val="24"/>
          <w:szCs w:val="24"/>
          <w:lang w:val="el-GR"/>
        </w:rPr>
        <w:t xml:space="preserve"> είναι αρκετά οικολογικό είναι ο πιο </w:t>
      </w:r>
      <w:del w:id="147" w:author="Χ Υ" w:date="2019-05-17T11:21:00Z">
        <w:r w:rsidDel="00882C38">
          <w:rPr>
            <w:rFonts w:ascii="Times New Roman" w:hAnsi="Times New Roman" w:cs="Times New Roman"/>
            <w:sz w:val="24"/>
            <w:szCs w:val="24"/>
            <w:lang w:val="el-GR"/>
          </w:rPr>
          <w:delText xml:space="preserve">καταληκτικός </w:delText>
        </w:r>
      </w:del>
      <w:ins w:id="148" w:author="Χ Υ" w:date="2019-05-17T11:21:00Z">
        <w:r>
          <w:rPr>
            <w:rFonts w:ascii="Times New Roman" w:hAnsi="Times New Roman" w:cs="Times New Roman"/>
            <w:sz w:val="24"/>
            <w:szCs w:val="24"/>
            <w:lang w:val="el-GR"/>
          </w:rPr>
          <w:t>καταλ</w:t>
        </w:r>
        <w:r>
          <w:rPr>
            <w:rFonts w:ascii="Times New Roman" w:hAnsi="Times New Roman" w:cs="Times New Roman"/>
            <w:sz w:val="24"/>
            <w:szCs w:val="24"/>
            <w:lang w:val="el-GR"/>
          </w:rPr>
          <w:t>υ</w:t>
        </w:r>
        <w:r>
          <w:rPr>
            <w:rFonts w:ascii="Times New Roman" w:hAnsi="Times New Roman" w:cs="Times New Roman"/>
            <w:sz w:val="24"/>
            <w:szCs w:val="24"/>
            <w:lang w:val="el-GR"/>
          </w:rPr>
          <w:t xml:space="preserve">τικός </w:t>
        </w:r>
      </w:ins>
      <w:r>
        <w:rPr>
          <w:rFonts w:ascii="Times New Roman" w:hAnsi="Times New Roman" w:cs="Times New Roman"/>
          <w:sz w:val="24"/>
          <w:szCs w:val="24"/>
          <w:lang w:val="el-GR"/>
        </w:rPr>
        <w:t xml:space="preserve">παράγοντας για την ανάπτυξη του και θα </w:t>
      </w:r>
      <w:r>
        <w:rPr>
          <w:rFonts w:ascii="Times New Roman" w:hAnsi="Times New Roman" w:cs="Times New Roman"/>
          <w:sz w:val="24"/>
          <w:szCs w:val="24"/>
          <w:lang w:val="el-GR"/>
        </w:rPr>
        <w:t>μπορέσει να ανταγωνιστεί επάξια τους ανταγωνιστές του. Το ότι χρησιμοποιεί σε κάθε στάδιο συναλλαγής πολλές διαφορετικές κρυπτογραφικές συναρτήσεις το κάνει αρκετά ασφαλής στην χρήση του, όπως στην δημιουργία λογαριασμού που έχουμε τις ελλειπτικές καμπύλες</w:t>
      </w:r>
      <w:r>
        <w:rPr>
          <w:rFonts w:ascii="Times New Roman" w:hAnsi="Times New Roman" w:cs="Times New Roman"/>
          <w:sz w:val="24"/>
          <w:szCs w:val="24"/>
          <w:lang w:val="el-GR"/>
        </w:rPr>
        <w:t xml:space="preserve">, αλλά και στην δημιουργία διεύθυνσης που έχουμε την χρήση του </w:t>
      </w:r>
      <w:r>
        <w:rPr>
          <w:rFonts w:ascii="Times New Roman" w:hAnsi="Times New Roman" w:cs="Times New Roman"/>
          <w:sz w:val="24"/>
          <w:szCs w:val="24"/>
        </w:rPr>
        <w:t>SHA</w:t>
      </w:r>
      <w:r>
        <w:rPr>
          <w:rFonts w:ascii="Times New Roman" w:hAnsi="Times New Roman" w:cs="Times New Roman"/>
          <w:sz w:val="24"/>
          <w:szCs w:val="24"/>
          <w:lang w:val="el-GR"/>
        </w:rPr>
        <w:t xml:space="preserve">3 και του </w:t>
      </w:r>
      <w:proofErr w:type="spellStart"/>
      <w:r>
        <w:rPr>
          <w:rFonts w:ascii="Times New Roman" w:hAnsi="Times New Roman" w:cs="Times New Roman"/>
          <w:sz w:val="24"/>
          <w:szCs w:val="24"/>
        </w:rPr>
        <w:t>Ripemd</w:t>
      </w:r>
      <w:proofErr w:type="spellEnd"/>
      <w:r>
        <w:rPr>
          <w:rFonts w:ascii="Times New Roman" w:hAnsi="Times New Roman" w:cs="Times New Roman"/>
          <w:sz w:val="24"/>
          <w:szCs w:val="24"/>
          <w:lang w:val="el-GR"/>
        </w:rPr>
        <w:t>. Ακόμα</w:t>
      </w:r>
      <w:ins w:id="149" w:author="Άγνωστος συντάκτης" w:date="2019-05-16T20:34:00Z">
        <w:r>
          <w:rPr>
            <w:rFonts w:ascii="Times New Roman" w:hAnsi="Times New Roman" w:cs="Times New Roman"/>
            <w:sz w:val="24"/>
            <w:szCs w:val="24"/>
            <w:lang w:val="el-GR"/>
          </w:rPr>
          <w:t>,</w:t>
        </w:r>
      </w:ins>
      <w:r>
        <w:rPr>
          <w:rFonts w:ascii="Times New Roman" w:hAnsi="Times New Roman" w:cs="Times New Roman"/>
          <w:sz w:val="24"/>
          <w:szCs w:val="24"/>
          <w:lang w:val="el-GR"/>
        </w:rPr>
        <w:t xml:space="preserve"> το τέλειο μοντέλο συναίνεσης δεν υπάρχει</w:t>
      </w:r>
      <w:ins w:id="150" w:author="Χ Υ" w:date="2019-05-17T11:23:00Z">
        <w:r>
          <w:rPr>
            <w:rFonts w:ascii="Times New Roman" w:hAnsi="Times New Roman" w:cs="Times New Roman"/>
            <w:sz w:val="24"/>
            <w:szCs w:val="24"/>
          </w:rPr>
          <w:t>,</w:t>
        </w:r>
      </w:ins>
      <w:r>
        <w:rPr>
          <w:rFonts w:ascii="Times New Roman" w:hAnsi="Times New Roman" w:cs="Times New Roman"/>
          <w:sz w:val="24"/>
          <w:szCs w:val="24"/>
          <w:lang w:val="el-GR"/>
        </w:rPr>
        <w:t xml:space="preserve"> οπότε είναι μεγάλο</w:t>
      </w:r>
      <w:bookmarkStart w:id="151" w:name="_GoBack"/>
      <w:bookmarkEnd w:id="151"/>
      <w:r>
        <w:rPr>
          <w:rFonts w:ascii="Times New Roman" w:hAnsi="Times New Roman" w:cs="Times New Roman"/>
          <w:sz w:val="24"/>
          <w:szCs w:val="24"/>
          <w:lang w:val="el-GR"/>
        </w:rPr>
        <w:t xml:space="preserve">ς ακόμα ο δρόμος μπροστά. </w:t>
      </w:r>
    </w:p>
    <w:p w14:paraId="72A2B3EA" w14:textId="77777777" w:rsidR="00E64D7C" w:rsidRDefault="00E64D7C">
      <w:pPr>
        <w:ind w:firstLine="720"/>
        <w:jc w:val="both"/>
        <w:rPr>
          <w:rFonts w:ascii="Times New Roman" w:hAnsi="Times New Roman" w:cs="Times New Roman"/>
          <w:sz w:val="24"/>
          <w:szCs w:val="24"/>
          <w:lang w:val="el-GR"/>
        </w:rPr>
      </w:pPr>
    </w:p>
    <w:p w14:paraId="66DD15F6" w14:textId="77777777" w:rsidR="00E64D7C" w:rsidRDefault="00E64D7C">
      <w:pPr>
        <w:ind w:firstLine="720"/>
        <w:jc w:val="both"/>
        <w:rPr>
          <w:rFonts w:ascii="Times New Roman" w:hAnsi="Times New Roman" w:cs="Times New Roman"/>
          <w:sz w:val="24"/>
          <w:szCs w:val="24"/>
          <w:lang w:val="el-GR"/>
        </w:rPr>
      </w:pPr>
    </w:p>
    <w:p w14:paraId="4AA0653E" w14:textId="77777777" w:rsidR="00E64D7C" w:rsidRDefault="00E64D7C">
      <w:pPr>
        <w:ind w:firstLine="720"/>
        <w:jc w:val="both"/>
        <w:rPr>
          <w:rFonts w:ascii="Times New Roman" w:hAnsi="Times New Roman" w:cs="Times New Roman"/>
          <w:sz w:val="24"/>
          <w:szCs w:val="24"/>
        </w:rPr>
      </w:pPr>
    </w:p>
    <w:p w14:paraId="0658E46D" w14:textId="77777777" w:rsidR="00E64D7C" w:rsidRDefault="00E64D7C">
      <w:pPr>
        <w:ind w:firstLine="720"/>
        <w:jc w:val="both"/>
        <w:rPr>
          <w:rFonts w:ascii="Times New Roman" w:hAnsi="Times New Roman" w:cs="Times New Roman"/>
          <w:sz w:val="24"/>
          <w:szCs w:val="24"/>
        </w:rPr>
      </w:pPr>
    </w:p>
    <w:p w14:paraId="1B3FE877" w14:textId="77777777" w:rsidR="00E64D7C" w:rsidRDefault="00E64D7C">
      <w:pPr>
        <w:jc w:val="both"/>
        <w:rPr>
          <w:rFonts w:ascii="Times New Roman" w:hAnsi="Times New Roman" w:cs="Times New Roman"/>
          <w:sz w:val="52"/>
          <w:szCs w:val="52"/>
        </w:rPr>
      </w:pPr>
    </w:p>
    <w:p w14:paraId="7DC5DFEA" w14:textId="77777777" w:rsidR="00E64D7C" w:rsidRDefault="00882C38">
      <w:pPr>
        <w:pStyle w:val="Title"/>
        <w:numPr>
          <w:ilvl w:val="0"/>
          <w:numId w:val="2"/>
        </w:numPr>
        <w:rPr>
          <w:rFonts w:ascii="Times New Roman" w:hAnsi="Times New Roman" w:cs="Times New Roman"/>
          <w:sz w:val="52"/>
          <w:szCs w:val="52"/>
          <w:lang w:val="el-GR"/>
        </w:rPr>
      </w:pPr>
      <w:r>
        <w:rPr>
          <w:rFonts w:ascii="Times New Roman" w:hAnsi="Times New Roman" w:cs="Times New Roman"/>
          <w:sz w:val="52"/>
          <w:szCs w:val="52"/>
          <w:lang w:val="el-GR"/>
        </w:rPr>
        <w:t>Βιβλιογραφία</w:t>
      </w:r>
      <w:commentRangeStart w:id="152"/>
      <w:commentRangeEnd w:id="152"/>
      <w:del w:id="153" w:author="Άγνωστος συντάκτης" w:date="2019-05-16T20:35:00Z">
        <w:r>
          <w:rPr>
            <w:rFonts w:ascii="Times New Roman" w:hAnsi="Times New Roman" w:cs="Times New Roman"/>
            <w:sz w:val="52"/>
            <w:szCs w:val="52"/>
            <w:lang w:val="el-GR"/>
          </w:rPr>
          <w:commentReference w:id="152"/>
        </w:r>
      </w:del>
    </w:p>
    <w:p w14:paraId="2B2C072D" w14:textId="77777777" w:rsidR="00E64D7C" w:rsidRDefault="00E64D7C">
      <w:pPr>
        <w:rPr>
          <w:lang w:val="el-GR"/>
        </w:rPr>
      </w:pPr>
    </w:p>
    <w:p w14:paraId="531C03DE" w14:textId="77777777" w:rsidR="00E64D7C" w:rsidRDefault="00882C38">
      <w:pPr>
        <w:ind w:firstLine="720"/>
      </w:pPr>
      <w:r>
        <w:rPr>
          <w:rFonts w:ascii="Times New Roman" w:hAnsi="Times New Roman" w:cs="Times New Roman"/>
          <w:sz w:val="24"/>
          <w:szCs w:val="24"/>
        </w:rPr>
        <w:t>[1]</w:t>
      </w:r>
      <w:r>
        <w:rPr>
          <w:rFonts w:ascii="Times New Roman" w:hAnsi="Times New Roman" w:cs="Times New Roman"/>
          <w:sz w:val="24"/>
          <w:szCs w:val="24"/>
          <w:lang w:val="el-GR"/>
        </w:rPr>
        <w:t xml:space="preserve"> Ν</w:t>
      </w:r>
      <w:r>
        <w:rPr>
          <w:rStyle w:val="selectable"/>
          <w:rFonts w:ascii="Times New Roman" w:hAnsi="Times New Roman" w:cs="Times New Roman"/>
          <w:color w:val="000000"/>
          <w:sz w:val="24"/>
          <w:szCs w:val="24"/>
          <w:shd w:val="clear" w:color="auto" w:fill="FFFFFF"/>
        </w:rPr>
        <w:t>em.io. (2018). </w:t>
      </w:r>
      <w:r>
        <w:rPr>
          <w:rStyle w:val="selectable"/>
          <w:rFonts w:ascii="Times New Roman" w:hAnsi="Times New Roman" w:cs="Times New Roman"/>
          <w:i/>
          <w:iCs/>
          <w:color w:val="000000"/>
          <w:sz w:val="24"/>
          <w:szCs w:val="24"/>
          <w:shd w:val="clear" w:color="auto" w:fill="FFFFFF"/>
        </w:rPr>
        <w:t>ΝΕΜ Technical Reference</w:t>
      </w:r>
      <w:r>
        <w:rPr>
          <w:rStyle w:val="selectable"/>
          <w:rFonts w:ascii="Times New Roman" w:hAnsi="Times New Roman" w:cs="Times New Roman"/>
          <w:color w:val="000000"/>
          <w:sz w:val="24"/>
          <w:szCs w:val="24"/>
          <w:shd w:val="clear" w:color="auto" w:fill="FFFFFF"/>
        </w:rPr>
        <w:t xml:space="preserve">. [online] Available at: </w:t>
      </w:r>
      <w:hyperlink r:id="rId18">
        <w:r>
          <w:rPr>
            <w:rStyle w:val="a"/>
            <w:rFonts w:ascii="Times New Roman" w:hAnsi="Times New Roman" w:cs="Times New Roman"/>
            <w:sz w:val="24"/>
            <w:szCs w:val="24"/>
            <w:highlight w:val="white"/>
          </w:rPr>
          <w:t>https://nem.io/wp-content/themes/nem/files/NEM_techRef.pdf</w:t>
        </w:r>
      </w:hyperlink>
      <w:r>
        <w:rPr>
          <w:rStyle w:val="selectable"/>
          <w:rFonts w:ascii="Times New Roman" w:hAnsi="Times New Roman" w:cs="Times New Roman"/>
          <w:color w:val="000000"/>
          <w:sz w:val="24"/>
          <w:szCs w:val="24"/>
          <w:shd w:val="clear" w:color="auto" w:fill="FFFFFF"/>
        </w:rPr>
        <w:t>.</w:t>
      </w:r>
    </w:p>
    <w:p w14:paraId="74CD302A" w14:textId="77777777" w:rsidR="00E64D7C" w:rsidRDefault="00882C38">
      <w:r>
        <w:rPr>
          <w:rFonts w:ascii="Times New Roman" w:hAnsi="Times New Roman" w:cs="Times New Roman"/>
          <w:sz w:val="24"/>
          <w:szCs w:val="24"/>
        </w:rPr>
        <w:lastRenderedPageBreak/>
        <w:tab/>
        <w:t xml:space="preserve">[2] </w:t>
      </w:r>
      <w:r>
        <w:rPr>
          <w:rFonts w:ascii="Times New Roman" w:hAnsi="Times New Roman" w:cs="Times New Roman"/>
          <w:color w:val="000000"/>
          <w:sz w:val="24"/>
          <w:szCs w:val="24"/>
        </w:rPr>
        <w:t xml:space="preserve">N. </w:t>
      </w:r>
      <w:proofErr w:type="spellStart"/>
      <w:r>
        <w:rPr>
          <w:rFonts w:ascii="Times New Roman" w:hAnsi="Times New Roman" w:cs="Times New Roman"/>
          <w:color w:val="000000"/>
          <w:sz w:val="24"/>
          <w:szCs w:val="24"/>
        </w:rPr>
        <w:t>Chalaemwongwan</w:t>
      </w:r>
      <w:proofErr w:type="spellEnd"/>
      <w:r>
        <w:rPr>
          <w:rFonts w:ascii="Times New Roman" w:hAnsi="Times New Roman" w:cs="Times New Roman"/>
          <w:color w:val="000000"/>
          <w:sz w:val="24"/>
          <w:szCs w:val="24"/>
        </w:rPr>
        <w:t xml:space="preserve"> and W. </w:t>
      </w:r>
      <w:proofErr w:type="spellStart"/>
      <w:r>
        <w:rPr>
          <w:rFonts w:ascii="Times New Roman" w:hAnsi="Times New Roman" w:cs="Times New Roman"/>
          <w:color w:val="000000"/>
          <w:sz w:val="24"/>
          <w:szCs w:val="24"/>
        </w:rPr>
        <w:t>Kurutach</w:t>
      </w:r>
      <w:proofErr w:type="spellEnd"/>
      <w:r>
        <w:rPr>
          <w:rFonts w:ascii="Times New Roman" w:hAnsi="Times New Roman" w:cs="Times New Roman"/>
          <w:color w:val="000000"/>
          <w:sz w:val="24"/>
          <w:szCs w:val="24"/>
        </w:rPr>
        <w:t>, "State of the art and challenges facing consensus pro</w:t>
      </w:r>
      <w:r>
        <w:rPr>
          <w:rFonts w:ascii="Times New Roman" w:hAnsi="Times New Roman" w:cs="Times New Roman"/>
          <w:color w:val="000000"/>
          <w:sz w:val="24"/>
          <w:szCs w:val="24"/>
        </w:rPr>
        <w:t>tocols on blockchain," </w:t>
      </w:r>
      <w:r>
        <w:rPr>
          <w:rStyle w:val="a0"/>
          <w:rFonts w:ascii="Times New Roman" w:hAnsi="Times New Roman" w:cs="Times New Roman"/>
          <w:color w:val="000000"/>
          <w:sz w:val="24"/>
          <w:szCs w:val="24"/>
        </w:rPr>
        <w:t>2018 International Conference on Information Networking (ICOIN)</w:t>
      </w:r>
      <w:r>
        <w:rPr>
          <w:rFonts w:ascii="Times New Roman" w:hAnsi="Times New Roman" w:cs="Times New Roman"/>
          <w:color w:val="000000"/>
          <w:sz w:val="24"/>
          <w:szCs w:val="24"/>
        </w:rPr>
        <w:t>, Chiang Mai, 2018.</w:t>
      </w:r>
      <w:r>
        <w:rPr>
          <w:rFonts w:ascii="Times New Roman" w:hAnsi="Times New Roman" w:cs="Times New Roman"/>
          <w:color w:val="000000"/>
          <w:sz w:val="24"/>
          <w:szCs w:val="24"/>
        </w:rPr>
        <w:br/>
      </w:r>
      <w:r>
        <w:rPr>
          <w:rStyle w:val="selectable"/>
          <w:rFonts w:ascii="Times New Roman" w:hAnsi="Times New Roman" w:cs="Times New Roman"/>
          <w:color w:val="000000"/>
          <w:sz w:val="24"/>
          <w:szCs w:val="24"/>
          <w:shd w:val="clear" w:color="auto" w:fill="FFFFFF"/>
        </w:rPr>
        <w:t xml:space="preserve">[online] Available at: </w:t>
      </w:r>
      <w:hyperlink r:id="rId19">
        <w:r>
          <w:rPr>
            <w:rStyle w:val="a"/>
            <w:rFonts w:ascii="Times New Roman" w:hAnsi="Times New Roman" w:cs="Times New Roman"/>
            <w:sz w:val="24"/>
            <w:szCs w:val="24"/>
          </w:rPr>
          <w:t>http://ieeexplore.ieee.org/</w:t>
        </w:r>
        <w:r>
          <w:rPr>
            <w:rStyle w:val="a"/>
            <w:rFonts w:ascii="Times New Roman" w:hAnsi="Times New Roman" w:cs="Times New Roman"/>
            <w:sz w:val="24"/>
            <w:szCs w:val="24"/>
          </w:rPr>
          <w:t>stamp/stamp.jsp?tp=&amp;arnumber=8343266&amp;isnumber=8343066</w:t>
        </w:r>
      </w:hyperlink>
    </w:p>
    <w:p w14:paraId="7EBDB743" w14:textId="77777777" w:rsidR="00E64D7C" w:rsidRDefault="00882C38">
      <w:r>
        <w:rPr>
          <w:rFonts w:ascii="Times New Roman" w:hAnsi="Times New Roman" w:cs="Times New Roman"/>
          <w:sz w:val="24"/>
          <w:szCs w:val="24"/>
          <w:lang w:val="el-GR"/>
        </w:rPr>
        <w:tab/>
      </w:r>
      <w:r>
        <w:rPr>
          <w:rFonts w:ascii="Times New Roman" w:hAnsi="Times New Roman" w:cs="Times New Roman"/>
          <w:sz w:val="24"/>
          <w:szCs w:val="24"/>
        </w:rPr>
        <w:t xml:space="preserve">[3] </w:t>
      </w:r>
      <w:r>
        <w:rPr>
          <w:rFonts w:ascii="Times New Roman" w:hAnsi="Times New Roman" w:cs="Times New Roman"/>
          <w:color w:val="000000"/>
          <w:sz w:val="24"/>
          <w:szCs w:val="24"/>
          <w:shd w:val="clear" w:color="auto" w:fill="FFFFFF"/>
        </w:rPr>
        <w:t>Medium. (2019). </w:t>
      </w:r>
      <w:r>
        <w:rPr>
          <w:rFonts w:ascii="Times New Roman" w:hAnsi="Times New Roman" w:cs="Times New Roman"/>
          <w:i/>
          <w:iCs/>
          <w:color w:val="000000"/>
          <w:sz w:val="24"/>
          <w:szCs w:val="24"/>
          <w:shd w:val="clear" w:color="auto" w:fill="FFFFFF"/>
        </w:rPr>
        <w:t xml:space="preserve">Blockchain Basics — </w:t>
      </w:r>
      <w:proofErr w:type="spellStart"/>
      <w:r>
        <w:rPr>
          <w:rFonts w:ascii="Times New Roman" w:hAnsi="Times New Roman" w:cs="Times New Roman"/>
          <w:i/>
          <w:iCs/>
          <w:color w:val="000000"/>
          <w:sz w:val="24"/>
          <w:szCs w:val="24"/>
          <w:shd w:val="clear" w:color="auto" w:fill="FFFFFF"/>
        </w:rPr>
        <w:t>PoW</w:t>
      </w:r>
      <w:proofErr w:type="spellEnd"/>
      <w:r>
        <w:rPr>
          <w:rFonts w:ascii="Times New Roman" w:hAnsi="Times New Roman" w:cs="Times New Roman"/>
          <w:i/>
          <w:iCs/>
          <w:color w:val="000000"/>
          <w:sz w:val="24"/>
          <w:szCs w:val="24"/>
          <w:shd w:val="clear" w:color="auto" w:fill="FFFFFF"/>
        </w:rPr>
        <w:t xml:space="preserve"> vs. Pos vs. </w:t>
      </w:r>
      <w:proofErr w:type="spellStart"/>
      <w:r>
        <w:rPr>
          <w:rFonts w:ascii="Times New Roman" w:hAnsi="Times New Roman" w:cs="Times New Roman"/>
          <w:i/>
          <w:iCs/>
          <w:color w:val="000000"/>
          <w:sz w:val="24"/>
          <w:szCs w:val="24"/>
          <w:shd w:val="clear" w:color="auto" w:fill="FFFFFF"/>
        </w:rPr>
        <w:t>PoI</w:t>
      </w:r>
      <w:proofErr w:type="spellEnd"/>
      <w:r>
        <w:rPr>
          <w:rFonts w:ascii="Times New Roman" w:hAnsi="Times New Roman" w:cs="Times New Roman"/>
          <w:color w:val="000000"/>
          <w:sz w:val="24"/>
          <w:szCs w:val="24"/>
          <w:shd w:val="clear" w:color="auto" w:fill="FFFFFF"/>
        </w:rPr>
        <w:t xml:space="preserve">. [online] Available at: </w:t>
      </w:r>
      <w:hyperlink r:id="rId20">
        <w:r>
          <w:rPr>
            <w:rStyle w:val="a"/>
            <w:rFonts w:ascii="Times New Roman" w:hAnsi="Times New Roman" w:cs="Times New Roman"/>
            <w:sz w:val="24"/>
            <w:szCs w:val="24"/>
            <w:highlight w:val="white"/>
          </w:rPr>
          <w:t>https://medium.com/the-mission/blockchain-basics-pow-vs-pos-vs-poi-48d04928c7d6</w:t>
        </w:r>
      </w:hyperlink>
      <w:r>
        <w:rPr>
          <w:rFonts w:ascii="Times New Roman" w:hAnsi="Times New Roman" w:cs="Times New Roman"/>
          <w:color w:val="000000"/>
          <w:sz w:val="24"/>
          <w:szCs w:val="24"/>
          <w:shd w:val="clear" w:color="auto" w:fill="FFFFFF"/>
        </w:rPr>
        <w:t>.</w:t>
      </w:r>
    </w:p>
    <w:p w14:paraId="4F2C76DB" w14:textId="77777777" w:rsidR="00E64D7C" w:rsidRDefault="00882C38">
      <w:pPr>
        <w:rPr>
          <w:rFonts w:ascii="Times New Roman" w:hAnsi="Times New Roman" w:cs="Times New Roman"/>
          <w:color w:val="000000"/>
          <w:sz w:val="24"/>
          <w:szCs w:val="24"/>
          <w:highlight w:val="white"/>
        </w:rPr>
      </w:pPr>
      <w:r>
        <w:rPr>
          <w:rFonts w:ascii="Times New Roman" w:hAnsi="Times New Roman" w:cs="Times New Roman"/>
          <w:color w:val="000000"/>
          <w:sz w:val="24"/>
          <w:szCs w:val="24"/>
          <w:shd w:val="clear" w:color="auto" w:fill="FFFFFF"/>
        </w:rPr>
        <w:tab/>
      </w:r>
    </w:p>
    <w:p w14:paraId="77D89096" w14:textId="77777777" w:rsidR="00E64D7C" w:rsidRDefault="00882C38">
      <w:pPr>
        <w:ind w:firstLine="720"/>
        <w:rPr>
          <w:rFonts w:ascii="Times New Roman" w:hAnsi="Times New Roman" w:cs="Times New Roman"/>
          <w:color w:val="000000"/>
          <w:sz w:val="24"/>
          <w:szCs w:val="24"/>
        </w:rPr>
      </w:pPr>
      <w:r>
        <w:rPr>
          <w:rFonts w:ascii="Times New Roman" w:hAnsi="Times New Roman" w:cs="Times New Roman"/>
          <w:color w:val="000000"/>
          <w:sz w:val="24"/>
          <w:szCs w:val="24"/>
          <w:shd w:val="clear" w:color="auto" w:fill="FFFFFF"/>
        </w:rPr>
        <w:t>[4]</w:t>
      </w:r>
      <w:r>
        <w:rPr>
          <w:rFonts w:ascii="Times New Roman" w:hAnsi="Times New Roman" w:cs="Times New Roman"/>
          <w:color w:val="000000"/>
          <w:sz w:val="24"/>
          <w:szCs w:val="24"/>
        </w:rPr>
        <w:t xml:space="preserve"> L. M. Bach, B. </w:t>
      </w:r>
      <w:proofErr w:type="spellStart"/>
      <w:r>
        <w:rPr>
          <w:rFonts w:ascii="Times New Roman" w:hAnsi="Times New Roman" w:cs="Times New Roman"/>
          <w:color w:val="000000"/>
          <w:sz w:val="24"/>
          <w:szCs w:val="24"/>
        </w:rPr>
        <w:t>Mihaljevic</w:t>
      </w:r>
      <w:proofErr w:type="spellEnd"/>
      <w:r>
        <w:rPr>
          <w:rFonts w:ascii="Times New Roman" w:hAnsi="Times New Roman" w:cs="Times New Roman"/>
          <w:color w:val="000000"/>
          <w:sz w:val="24"/>
          <w:szCs w:val="24"/>
        </w:rPr>
        <w:t xml:space="preserve"> and M. </w:t>
      </w:r>
      <w:proofErr w:type="spellStart"/>
      <w:r>
        <w:rPr>
          <w:rFonts w:ascii="Times New Roman" w:hAnsi="Times New Roman" w:cs="Times New Roman"/>
          <w:color w:val="000000"/>
          <w:sz w:val="24"/>
          <w:szCs w:val="24"/>
        </w:rPr>
        <w:t>Zagar</w:t>
      </w:r>
      <w:proofErr w:type="spellEnd"/>
      <w:r>
        <w:rPr>
          <w:rFonts w:ascii="Times New Roman" w:hAnsi="Times New Roman" w:cs="Times New Roman"/>
          <w:color w:val="000000"/>
          <w:sz w:val="24"/>
          <w:szCs w:val="24"/>
        </w:rPr>
        <w:t>, "Comparative analysis of blockchain consensus algorithms," </w:t>
      </w:r>
      <w:r>
        <w:rPr>
          <w:rStyle w:val="a0"/>
          <w:rFonts w:ascii="Times New Roman" w:hAnsi="Times New Roman" w:cs="Times New Roman"/>
          <w:color w:val="000000"/>
          <w:sz w:val="24"/>
          <w:szCs w:val="24"/>
        </w:rPr>
        <w:t>2018 41st International Convention on Information and Communication Te</w:t>
      </w:r>
      <w:r>
        <w:rPr>
          <w:rStyle w:val="a0"/>
          <w:rFonts w:ascii="Times New Roman" w:hAnsi="Times New Roman" w:cs="Times New Roman"/>
          <w:color w:val="000000"/>
          <w:sz w:val="24"/>
          <w:szCs w:val="24"/>
        </w:rPr>
        <w:t>chnology, Electronics and Microelectronics (MIPRO)</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Opatija</w:t>
      </w:r>
      <w:proofErr w:type="spellEnd"/>
      <w:r>
        <w:rPr>
          <w:rFonts w:ascii="Times New Roman" w:hAnsi="Times New Roman" w:cs="Times New Roman"/>
          <w:color w:val="000000"/>
          <w:sz w:val="24"/>
          <w:szCs w:val="24"/>
        </w:rPr>
        <w:t xml:space="preserve">, 2018, </w:t>
      </w:r>
      <w:r>
        <w:rPr>
          <w:rFonts w:ascii="Times New Roman" w:hAnsi="Times New Roman" w:cs="Times New Roman"/>
          <w:color w:val="000000"/>
          <w:sz w:val="24"/>
          <w:szCs w:val="24"/>
        </w:rPr>
        <w:br/>
      </w:r>
      <w:r>
        <w:rPr>
          <w:rStyle w:val="selectable"/>
          <w:rFonts w:ascii="Times New Roman" w:hAnsi="Times New Roman" w:cs="Times New Roman"/>
          <w:color w:val="000000"/>
          <w:sz w:val="24"/>
          <w:szCs w:val="24"/>
          <w:shd w:val="clear" w:color="auto" w:fill="FFFFFF"/>
        </w:rPr>
        <w:t>[online] Available at:</w:t>
      </w:r>
      <w:r>
        <w:rPr>
          <w:rFonts w:ascii="Times New Roman" w:hAnsi="Times New Roman" w:cs="Times New Roman"/>
          <w:color w:val="000000"/>
          <w:sz w:val="24"/>
          <w:szCs w:val="24"/>
        </w:rPr>
        <w:t xml:space="preserve">  </w:t>
      </w:r>
    </w:p>
    <w:p w14:paraId="4A2FD350" w14:textId="77777777" w:rsidR="00E64D7C" w:rsidRDefault="00882C38">
      <w:hyperlink r:id="rId21">
        <w:r>
          <w:rPr>
            <w:rStyle w:val="a"/>
            <w:rFonts w:ascii="Times New Roman" w:hAnsi="Times New Roman" w:cs="Times New Roman"/>
            <w:sz w:val="24"/>
            <w:szCs w:val="24"/>
          </w:rPr>
          <w:t>http://ieeexplore.ieee.org/stamp/stamp.jsp?tp=&amp;arnumber=8400278</w:t>
        </w:r>
        <w:r>
          <w:rPr>
            <w:rStyle w:val="a"/>
            <w:rFonts w:ascii="Times New Roman" w:hAnsi="Times New Roman" w:cs="Times New Roman"/>
            <w:sz w:val="24"/>
            <w:szCs w:val="24"/>
          </w:rPr>
          <w:t>&amp;isnumber=8399814</w:t>
        </w:r>
      </w:hyperlink>
    </w:p>
    <w:p w14:paraId="27CA719D" w14:textId="77777777" w:rsidR="00E64D7C" w:rsidRDefault="00E64D7C">
      <w:pPr>
        <w:ind w:firstLine="720"/>
        <w:rPr>
          <w:rFonts w:ascii="Times New Roman" w:hAnsi="Times New Roman" w:cs="Times New Roman"/>
          <w:sz w:val="24"/>
          <w:szCs w:val="24"/>
        </w:rPr>
      </w:pPr>
    </w:p>
    <w:p w14:paraId="1C756DCD" w14:textId="77777777" w:rsidR="00E64D7C" w:rsidRDefault="00882C38">
      <w:pPr>
        <w:ind w:firstLine="720"/>
      </w:pPr>
      <w:r>
        <w:rPr>
          <w:rFonts w:ascii="Times New Roman" w:hAnsi="Times New Roman" w:cs="Times New Roman"/>
          <w:sz w:val="24"/>
          <w:szCs w:val="24"/>
        </w:rPr>
        <w:t>[</w:t>
      </w:r>
      <w:r>
        <w:rPr>
          <w:rFonts w:ascii="Times New Roman" w:hAnsi="Times New Roman" w:cs="Times New Roman"/>
          <w:sz w:val="24"/>
          <w:szCs w:val="24"/>
          <w:lang w:val="el-GR"/>
        </w:rPr>
        <w:t>5</w:t>
      </w:r>
      <w:r>
        <w:rPr>
          <w:rFonts w:ascii="Times New Roman" w:hAnsi="Times New Roman" w:cs="Times New Roman"/>
          <w:sz w:val="24"/>
          <w:szCs w:val="24"/>
        </w:rPr>
        <w:t xml:space="preserve">] </w:t>
      </w:r>
      <w:r>
        <w:rPr>
          <w:rFonts w:ascii="Times New Roman" w:hAnsi="Times New Roman" w:cs="Times New Roman"/>
          <w:color w:val="000000"/>
          <w:sz w:val="24"/>
          <w:szCs w:val="24"/>
          <w:shd w:val="clear" w:color="auto" w:fill="FFFFFF"/>
        </w:rPr>
        <w:t>NEM News Website. (2017). </w:t>
      </w:r>
      <w:r>
        <w:rPr>
          <w:rFonts w:ascii="Times New Roman" w:hAnsi="Times New Roman" w:cs="Times New Roman"/>
          <w:i/>
          <w:iCs/>
          <w:color w:val="000000"/>
          <w:sz w:val="24"/>
          <w:szCs w:val="24"/>
          <w:shd w:val="clear" w:color="auto" w:fill="FFFFFF"/>
        </w:rPr>
        <w:t>Releasing the NEM Voting Module - NEM News Website</w:t>
      </w:r>
      <w:r>
        <w:rPr>
          <w:rFonts w:ascii="Times New Roman" w:hAnsi="Times New Roman" w:cs="Times New Roman"/>
          <w:color w:val="000000"/>
          <w:sz w:val="24"/>
          <w:szCs w:val="24"/>
          <w:shd w:val="clear" w:color="auto" w:fill="FFFFFF"/>
        </w:rPr>
        <w:t xml:space="preserve">. [online] Available at: </w:t>
      </w:r>
      <w:hyperlink r:id="rId22">
        <w:r>
          <w:rPr>
            <w:rStyle w:val="a"/>
            <w:rFonts w:ascii="Times New Roman" w:hAnsi="Times New Roman" w:cs="Times New Roman"/>
            <w:sz w:val="24"/>
            <w:szCs w:val="24"/>
            <w:highlight w:val="white"/>
          </w:rPr>
          <w:t>https://nemflash.io/releasing-nem-voting-module/</w:t>
        </w:r>
      </w:hyperlink>
      <w:r>
        <w:rPr>
          <w:rFonts w:ascii="Times New Roman" w:hAnsi="Times New Roman" w:cs="Times New Roman"/>
          <w:color w:val="000000"/>
          <w:sz w:val="24"/>
          <w:szCs w:val="24"/>
          <w:shd w:val="clear" w:color="auto" w:fill="FFFFFF"/>
        </w:rPr>
        <w:t>.</w:t>
      </w:r>
    </w:p>
    <w:p w14:paraId="60021C2D" w14:textId="77777777" w:rsidR="00E64D7C" w:rsidRDefault="00E64D7C">
      <w:pPr>
        <w:ind w:firstLine="720"/>
        <w:jc w:val="both"/>
        <w:rPr>
          <w:rFonts w:ascii="Times New Roman" w:hAnsi="Times New Roman" w:cs="Times New Roman"/>
          <w:color w:val="000000"/>
          <w:sz w:val="24"/>
          <w:szCs w:val="24"/>
          <w:highlight w:val="white"/>
          <w:lang w:val="el-GR"/>
        </w:rPr>
      </w:pPr>
    </w:p>
    <w:p w14:paraId="4BFFC7DC" w14:textId="77777777" w:rsidR="00E64D7C" w:rsidRDefault="00882C38">
      <w:pPr>
        <w:ind w:firstLine="720"/>
        <w:jc w:val="both"/>
      </w:pPr>
      <w:r>
        <w:rPr>
          <w:rFonts w:ascii="Times New Roman" w:hAnsi="Times New Roman" w:cs="Times New Roman"/>
          <w:color w:val="000000"/>
          <w:sz w:val="24"/>
          <w:szCs w:val="24"/>
          <w:shd w:val="clear" w:color="auto" w:fill="FFFFFF"/>
          <w:lang w:val="el-GR"/>
        </w:rPr>
        <w:t xml:space="preserve">Σχόλια: το </w:t>
      </w:r>
      <w:r>
        <w:rPr>
          <w:rFonts w:ascii="Times New Roman" w:hAnsi="Times New Roman" w:cs="Times New Roman"/>
          <w:color w:val="000000"/>
          <w:sz w:val="24"/>
          <w:szCs w:val="24"/>
          <w:shd w:val="clear" w:color="auto" w:fill="FFFFFF"/>
        </w:rPr>
        <w:t>importance</w:t>
      </w:r>
      <w:r>
        <w:rPr>
          <w:rFonts w:ascii="Times New Roman" w:hAnsi="Times New Roman" w:cs="Times New Roman"/>
          <w:color w:val="000000"/>
          <w:sz w:val="24"/>
          <w:szCs w:val="24"/>
          <w:shd w:val="clear" w:color="auto" w:fill="FFFFFF"/>
          <w:lang w:val="el-GR"/>
        </w:rPr>
        <w:t xml:space="preserve"> άλλοτε το μεταφράζω σημασία ή σπουδαιότητα ή φήμη λόγο κακής μετάφρασης και αγγλικών μου. Επίσης το </w:t>
      </w:r>
      <w:r>
        <w:rPr>
          <w:rFonts w:ascii="Times New Roman" w:hAnsi="Times New Roman" w:cs="Times New Roman"/>
          <w:color w:val="000000"/>
          <w:sz w:val="24"/>
          <w:szCs w:val="24"/>
          <w:shd w:val="clear" w:color="auto" w:fill="FFFFFF"/>
        </w:rPr>
        <w:t xml:space="preserve">harvesting </w:t>
      </w:r>
      <w:r>
        <w:rPr>
          <w:rFonts w:ascii="Times New Roman" w:hAnsi="Times New Roman" w:cs="Times New Roman"/>
          <w:color w:val="000000"/>
          <w:sz w:val="24"/>
          <w:szCs w:val="24"/>
          <w:shd w:val="clear" w:color="auto" w:fill="FFFFFF"/>
          <w:lang w:val="el-GR"/>
        </w:rPr>
        <w:t xml:space="preserve">άλλοτε συγκομιδή άλλοτε συλλογή. </w:t>
      </w:r>
    </w:p>
    <w:sectPr w:rsidR="00E64D7C">
      <w:pgSz w:w="12240" w:h="15840"/>
      <w:pgMar w:top="1440" w:right="1440" w:bottom="1440" w:left="1440" w:header="0"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Χ Υ" w:date="2019-05-17T11:17:00Z" w:initials="ΧΥ">
    <w:p w14:paraId="12DAAAB7" w14:textId="77777777" w:rsidR="00882C38" w:rsidRPr="00882C38" w:rsidRDefault="00882C38">
      <w:pPr>
        <w:pStyle w:val="CommentText"/>
        <w:rPr>
          <w:lang w:val="el-GR"/>
        </w:rPr>
      </w:pPr>
      <w:r>
        <w:rPr>
          <w:rStyle w:val="CommentReference"/>
        </w:rPr>
        <w:annotationRef/>
      </w:r>
      <w:r>
        <w:rPr>
          <w:lang w:val="el-GR"/>
        </w:rPr>
        <w:t>Αναφορά μέσα στο κείμενο;</w:t>
      </w:r>
    </w:p>
  </w:comment>
  <w:comment w:id="9" w:author="Χ Υ" w:date="2019-05-17T11:16:00Z" w:initials="ΧΥ">
    <w:p w14:paraId="69D3F955" w14:textId="77777777" w:rsidR="00882C38" w:rsidRDefault="00882C38">
      <w:pPr>
        <w:pStyle w:val="CommentText"/>
      </w:pPr>
      <w:r>
        <w:rPr>
          <w:rStyle w:val="CommentReference"/>
        </w:rPr>
        <w:annotationRef/>
      </w:r>
      <w:r>
        <w:t>Reference;</w:t>
      </w:r>
    </w:p>
  </w:comment>
  <w:comment w:id="28" w:author="Άγνωστος συντάκτης" w:date="2019-05-16T20:22:00Z" w:initials="">
    <w:p w14:paraId="04111D54" w14:textId="77777777" w:rsidR="00E64D7C" w:rsidRDefault="00882C38">
      <w:proofErr w:type="spellStart"/>
      <w:r>
        <w:rPr>
          <w:sz w:val="20"/>
        </w:rPr>
        <w:t>Αφού</w:t>
      </w:r>
      <w:proofErr w:type="spellEnd"/>
      <w:r>
        <w:rPr>
          <w:sz w:val="20"/>
        </w:rPr>
        <w:t xml:space="preserve"> </w:t>
      </w:r>
      <w:proofErr w:type="spellStart"/>
      <w:r>
        <w:rPr>
          <w:sz w:val="20"/>
        </w:rPr>
        <w:t>είν</w:t>
      </w:r>
      <w:proofErr w:type="spellEnd"/>
      <w:r>
        <w:rPr>
          <w:sz w:val="20"/>
        </w:rPr>
        <w:t xml:space="preserve">αι </w:t>
      </w:r>
      <w:proofErr w:type="spellStart"/>
      <w:r>
        <w:rPr>
          <w:sz w:val="20"/>
        </w:rPr>
        <w:t>τόσο</w:t>
      </w:r>
      <w:proofErr w:type="spellEnd"/>
      <w:r>
        <w:rPr>
          <w:sz w:val="20"/>
        </w:rPr>
        <w:t xml:space="preserve"> </w:t>
      </w:r>
      <w:proofErr w:type="spellStart"/>
      <w:r>
        <w:rPr>
          <w:sz w:val="20"/>
        </w:rPr>
        <w:t>σημ</w:t>
      </w:r>
      <w:proofErr w:type="spellEnd"/>
      <w:r>
        <w:rPr>
          <w:sz w:val="20"/>
        </w:rPr>
        <w:t xml:space="preserve">αντικός, </w:t>
      </w:r>
      <w:proofErr w:type="spellStart"/>
      <w:r>
        <w:rPr>
          <w:sz w:val="20"/>
        </w:rPr>
        <w:t>κά</w:t>
      </w:r>
      <w:proofErr w:type="spellEnd"/>
      <w:r>
        <w:rPr>
          <w:sz w:val="20"/>
        </w:rPr>
        <w:t>ποια π</w:t>
      </w:r>
      <w:proofErr w:type="spellStart"/>
      <w:r>
        <w:rPr>
          <w:sz w:val="20"/>
        </w:rPr>
        <w:t>ερ</w:t>
      </w:r>
      <w:r>
        <w:rPr>
          <w:sz w:val="20"/>
        </w:rPr>
        <w:t>ιγρ</w:t>
      </w:r>
      <w:proofErr w:type="spellEnd"/>
      <w:r>
        <w:rPr>
          <w:sz w:val="20"/>
        </w:rPr>
        <w:t xml:space="preserve">αφή </w:t>
      </w:r>
      <w:proofErr w:type="spellStart"/>
      <w:r>
        <w:rPr>
          <w:sz w:val="20"/>
        </w:rPr>
        <w:t>της</w:t>
      </w:r>
      <w:proofErr w:type="spellEnd"/>
      <w:r>
        <w:rPr>
          <w:sz w:val="20"/>
        </w:rPr>
        <w:t xml:space="preserve"> </w:t>
      </w:r>
      <w:proofErr w:type="spellStart"/>
      <w:r>
        <w:rPr>
          <w:sz w:val="20"/>
        </w:rPr>
        <w:t>μορφής</w:t>
      </w:r>
      <w:proofErr w:type="spellEnd"/>
      <w:r>
        <w:rPr>
          <w:sz w:val="20"/>
        </w:rPr>
        <w:t xml:space="preserve"> </w:t>
      </w:r>
      <w:proofErr w:type="spellStart"/>
      <w:r>
        <w:rPr>
          <w:sz w:val="20"/>
        </w:rPr>
        <w:t>του</w:t>
      </w:r>
      <w:proofErr w:type="spellEnd"/>
      <w:r>
        <w:rPr>
          <w:sz w:val="20"/>
        </w:rPr>
        <w:t>; Πα</w:t>
      </w:r>
      <w:proofErr w:type="spellStart"/>
      <w:r>
        <w:rPr>
          <w:sz w:val="20"/>
        </w:rPr>
        <w:t>ράδειγμ</w:t>
      </w:r>
      <w:proofErr w:type="spellEnd"/>
      <w:r>
        <w:rPr>
          <w:sz w:val="20"/>
        </w:rPr>
        <w:t>α;</w:t>
      </w:r>
    </w:p>
  </w:comment>
  <w:comment w:id="36" w:author="Άγνωστος συντάκτης" w:date="2019-05-16T20:23:00Z" w:initials="">
    <w:p w14:paraId="1F9EE520" w14:textId="77777777" w:rsidR="00E64D7C" w:rsidRDefault="00882C38">
      <w:r>
        <w:rPr>
          <w:sz w:val="20"/>
          <w:lang w:val="el-GR"/>
        </w:rPr>
        <w:t>;;;;</w:t>
      </w:r>
    </w:p>
  </w:comment>
  <w:comment w:id="42" w:author="Άγνωστος συντάκτης" w:date="2019-05-16T20:24:00Z" w:initials="">
    <w:p w14:paraId="2DC8CCA6" w14:textId="77777777" w:rsidR="00E64D7C" w:rsidRDefault="00882C38">
      <w:r>
        <w:rPr>
          <w:sz w:val="20"/>
          <w:lang w:val="el-GR"/>
        </w:rPr>
        <w:t>Τι σημαίνει ο όρος αυτός;</w:t>
      </w:r>
    </w:p>
  </w:comment>
  <w:comment w:id="44" w:author="Άγνωστος συντάκτης" w:date="2019-05-16T20:24:00Z" w:initials="">
    <w:p w14:paraId="0B5FD5D9" w14:textId="77777777" w:rsidR="00E64D7C" w:rsidRDefault="00882C38">
      <w:proofErr w:type="spellStart"/>
      <w:r>
        <w:rPr>
          <w:sz w:val="20"/>
        </w:rPr>
        <w:t>Αν</w:t>
      </w:r>
      <w:proofErr w:type="spellEnd"/>
      <w:r>
        <w:rPr>
          <w:sz w:val="20"/>
        </w:rPr>
        <w:t>αφορά;</w:t>
      </w:r>
    </w:p>
  </w:comment>
  <w:comment w:id="46" w:author="Άγνωστος συντάκτης" w:date="2019-05-16T20:25:00Z" w:initials="">
    <w:p w14:paraId="769B9BA1" w14:textId="77777777" w:rsidR="00E64D7C" w:rsidRDefault="00882C38">
      <w:r>
        <w:rPr>
          <w:sz w:val="20"/>
          <w:lang w:val="el-GR"/>
        </w:rPr>
        <w:t>Δηλαδή; Τι σημαίνει αυτός ο όρος;</w:t>
      </w:r>
    </w:p>
  </w:comment>
  <w:comment w:id="63" w:author="Άγνωστος συντάκτης" w:date="2019-05-16T20:26:00Z" w:initials="">
    <w:p w14:paraId="4AAE595D" w14:textId="77777777" w:rsidR="00E64D7C" w:rsidRDefault="00882C38">
      <w:r>
        <w:rPr>
          <w:sz w:val="20"/>
          <w:lang w:val="el-GR"/>
        </w:rPr>
        <w:t>;;;;</w:t>
      </w:r>
    </w:p>
  </w:comment>
  <w:comment w:id="64" w:author="Άγνωστος συντάκτης" w:date="2019-05-16T20:27:00Z" w:initials="">
    <w:p w14:paraId="1DA71197" w14:textId="77777777" w:rsidR="00E64D7C" w:rsidRDefault="00882C38">
      <w:r>
        <w:rPr>
          <w:sz w:val="20"/>
          <w:lang w:val="el-GR"/>
        </w:rPr>
        <w:t>;;;;</w:t>
      </w:r>
    </w:p>
  </w:comment>
  <w:comment w:id="122" w:author="Άγνωστος συντάκτης" w:date="2019-05-16T20:32:00Z" w:initials="">
    <w:p w14:paraId="2D5A884D" w14:textId="77777777" w:rsidR="00E64D7C" w:rsidRDefault="00882C38">
      <w:proofErr w:type="spellStart"/>
      <w:r>
        <w:rPr>
          <w:sz w:val="20"/>
        </w:rPr>
        <w:t>Μή</w:t>
      </w:r>
      <w:proofErr w:type="spellEnd"/>
      <w:r>
        <w:rPr>
          <w:sz w:val="20"/>
        </w:rPr>
        <w:t xml:space="preserve">πως </w:t>
      </w:r>
      <w:proofErr w:type="spellStart"/>
      <w:r>
        <w:rPr>
          <w:sz w:val="20"/>
        </w:rPr>
        <w:t>PoW</w:t>
      </w:r>
      <w:proofErr w:type="spellEnd"/>
      <w:r>
        <w:rPr>
          <w:sz w:val="20"/>
        </w:rPr>
        <w:t>;</w:t>
      </w:r>
    </w:p>
  </w:comment>
  <w:comment w:id="152" w:author="Χ Υ" w:date="2019-05-02T13:49:00Z" w:initials="ΧΥ">
    <w:p w14:paraId="052BBF87" w14:textId="77777777" w:rsidR="00E64D7C" w:rsidRDefault="00882C38">
      <w:proofErr w:type="spellStart"/>
      <w:r>
        <w:rPr>
          <w:rFonts w:ascii="Liberation Serif" w:eastAsia="Segoe UI" w:hAnsi="Liberation Serif" w:cs="Tahoma"/>
          <w:sz w:val="24"/>
          <w:szCs w:val="24"/>
          <w:lang w:bidi="en-US"/>
        </w:rPr>
        <w:t>Μορφή</w:t>
      </w:r>
      <w:proofErr w:type="spellEnd"/>
      <w:r>
        <w:rPr>
          <w:rFonts w:ascii="Liberation Serif" w:eastAsia="Segoe UI" w:hAnsi="Liberation Serif" w:cs="Tahoma"/>
          <w:sz w:val="24"/>
          <w:szCs w:val="24"/>
          <w:lang w:bidi="en-US"/>
        </w:rPr>
        <w:t xml:space="preserve"> APA/Harvard έπ</w:t>
      </w:r>
      <w:proofErr w:type="spellStart"/>
      <w:r>
        <w:rPr>
          <w:rFonts w:ascii="Liberation Serif" w:eastAsia="Segoe UI" w:hAnsi="Liberation Serif" w:cs="Tahoma"/>
          <w:sz w:val="24"/>
          <w:szCs w:val="24"/>
          <w:lang w:bidi="en-US"/>
        </w:rPr>
        <w:t>ρε</w:t>
      </w:r>
      <w:proofErr w:type="spellEnd"/>
      <w:r>
        <w:rPr>
          <w:rFonts w:ascii="Liberation Serif" w:eastAsia="Segoe UI" w:hAnsi="Liberation Serif" w:cs="Tahoma"/>
          <w:sz w:val="24"/>
          <w:szCs w:val="24"/>
          <w:lang w:bidi="en-US"/>
        </w:rPr>
        <w:t>πε</w:t>
      </w:r>
    </w:p>
    <w:p w14:paraId="7A5F5171" w14:textId="77777777" w:rsidR="00E64D7C" w:rsidRDefault="00E64D7C"/>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DAAAB7" w15:done="0"/>
  <w15:commentEx w15:paraId="69D3F955" w15:done="0"/>
  <w15:commentEx w15:paraId="04111D54" w15:done="0"/>
  <w15:commentEx w15:paraId="1F9EE520" w15:done="0"/>
  <w15:commentEx w15:paraId="2DC8CCA6" w15:done="0"/>
  <w15:commentEx w15:paraId="0B5FD5D9" w15:done="0"/>
  <w15:commentEx w15:paraId="769B9BA1" w15:done="0"/>
  <w15:commentEx w15:paraId="4AAE595D" w15:done="0"/>
  <w15:commentEx w15:paraId="1DA71197" w15:done="0"/>
  <w15:commentEx w15:paraId="2D5A884D" w15:done="0"/>
  <w15:commentEx w15:paraId="7A5F51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DAAAB7" w16cid:durableId="208916C1"/>
  <w16cid:commentId w16cid:paraId="69D3F955" w16cid:durableId="2089169D"/>
  <w16cid:commentId w16cid:paraId="04111D54" w16cid:durableId="20891685"/>
  <w16cid:commentId w16cid:paraId="1F9EE520" w16cid:durableId="20891686"/>
  <w16cid:commentId w16cid:paraId="2DC8CCA6" w16cid:durableId="20891687"/>
  <w16cid:commentId w16cid:paraId="0B5FD5D9" w16cid:durableId="20891688"/>
  <w16cid:commentId w16cid:paraId="769B9BA1" w16cid:durableId="20891689"/>
  <w16cid:commentId w16cid:paraId="4AAE595D" w16cid:durableId="2089168A"/>
  <w16cid:commentId w16cid:paraId="1DA71197" w16cid:durableId="2089168B"/>
  <w16cid:commentId w16cid:paraId="2D5A884D" w16cid:durableId="2089168C"/>
  <w16cid:commentId w16cid:paraId="7A5F5171" w16cid:durableId="2089168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1"/>
    <w:family w:val="swiss"/>
    <w:pitch w:val="variable"/>
    <w:sig w:usb0="E0002E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Segoe UI">
    <w:panose1 w:val="020B0502040204020203"/>
    <w:charset w:val="A1"/>
    <w:family w:val="swiss"/>
    <w:pitch w:val="variable"/>
    <w:sig w:usb0="E4002EFF" w:usb1="C000E47F" w:usb2="00000009" w:usb3="00000000" w:csb0="000001FF" w:csb1="00000000"/>
  </w:font>
  <w:font w:name="Liberation Sans">
    <w:altName w:val="Arial"/>
    <w:panose1 w:val="020B0604020202020204"/>
    <w:charset w:val="A1"/>
    <w:family w:val="swiss"/>
    <w:pitch w:val="variable"/>
  </w:font>
  <w:font w:name="Microsoft YaHei">
    <w:panose1 w:val="020B0503020204020204"/>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Liberation Serif">
    <w:altName w:val="Times New Roman"/>
    <w:panose1 w:val="02020603050405020304"/>
    <w:charset w:val="A1"/>
    <w:family w:val="roman"/>
    <w:pitch w:val="variable"/>
    <w:sig w:usb0="E0000AFF" w:usb1="500078FF" w:usb2="00000021" w:usb3="00000000" w:csb0="000001BF" w:csb1="00000000"/>
  </w:font>
  <w:font w:name="Tahoma">
    <w:panose1 w:val="020B060403050404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0909E9"/>
    <w:multiLevelType w:val="multilevel"/>
    <w:tmpl w:val="AEA2069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58E17E3E"/>
    <w:multiLevelType w:val="multilevel"/>
    <w:tmpl w:val="E9AAE280"/>
    <w:lvl w:ilvl="0">
      <w:start w:val="5"/>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7D143E55"/>
    <w:multiLevelType w:val="multilevel"/>
    <w:tmpl w:val="FC72635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Χ Υ">
    <w15:presenceInfo w15:providerId="None" w15:userId="Χ Υ"/>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D7C"/>
    <w:rsid w:val="00882C38"/>
    <w:rsid w:val="00E64D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4266F"/>
  <w15:docId w15:val="{EB91378C-321E-4EBA-9C6C-190ECFB2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2">
    <w:name w:val="heading 2"/>
    <w:basedOn w:val="Normal"/>
    <w:next w:val="Normal"/>
    <w:link w:val="Heading2Char"/>
    <w:uiPriority w:val="9"/>
    <w:unhideWhenUsed/>
    <w:qFormat/>
    <w:rsid w:val="00B43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B43154"/>
    <w:rPr>
      <w:rFonts w:asciiTheme="majorHAnsi" w:eastAsiaTheme="majorEastAsia" w:hAnsiTheme="majorHAnsi" w:cstheme="majorBidi"/>
      <w:spacing w:val="-10"/>
      <w:kern w:val="2"/>
      <w:sz w:val="56"/>
      <w:szCs w:val="56"/>
    </w:rPr>
  </w:style>
  <w:style w:type="character" w:customStyle="1" w:styleId="Heading2Char">
    <w:name w:val="Heading 2 Char"/>
    <w:basedOn w:val="DefaultParagraphFont"/>
    <w:link w:val="Heading2"/>
    <w:uiPriority w:val="9"/>
    <w:qFormat/>
    <w:rsid w:val="00B43154"/>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qFormat/>
    <w:rsid w:val="00753A6A"/>
    <w:rPr>
      <w:rFonts w:ascii="Segoe UI" w:hAnsi="Segoe UI" w:cs="Segoe UI"/>
      <w:sz w:val="18"/>
      <w:szCs w:val="18"/>
    </w:rPr>
  </w:style>
  <w:style w:type="character" w:customStyle="1" w:styleId="HeaderChar">
    <w:name w:val="Header Char"/>
    <w:basedOn w:val="DefaultParagraphFont"/>
    <w:link w:val="Header"/>
    <w:uiPriority w:val="99"/>
    <w:qFormat/>
    <w:rsid w:val="00753A6A"/>
  </w:style>
  <w:style w:type="character" w:customStyle="1" w:styleId="FooterChar">
    <w:name w:val="Footer Char"/>
    <w:basedOn w:val="DefaultParagraphFont"/>
    <w:link w:val="Footer"/>
    <w:uiPriority w:val="99"/>
    <w:qFormat/>
    <w:rsid w:val="00753A6A"/>
  </w:style>
  <w:style w:type="character" w:customStyle="1" w:styleId="a">
    <w:name w:val="Σύνδεσμος διαδικτύου"/>
    <w:basedOn w:val="DefaultParagraphFont"/>
    <w:uiPriority w:val="99"/>
    <w:unhideWhenUsed/>
    <w:rsid w:val="00DB56DB"/>
    <w:rPr>
      <w:color w:val="0563C1" w:themeColor="hyperlink"/>
      <w:u w:val="single"/>
    </w:rPr>
  </w:style>
  <w:style w:type="character" w:styleId="UnresolvedMention">
    <w:name w:val="Unresolved Mention"/>
    <w:basedOn w:val="DefaultParagraphFont"/>
    <w:uiPriority w:val="99"/>
    <w:semiHidden/>
    <w:unhideWhenUsed/>
    <w:qFormat/>
    <w:rsid w:val="00DB56DB"/>
    <w:rPr>
      <w:color w:val="605E5C"/>
      <w:shd w:val="clear" w:color="auto" w:fill="E1DFDD"/>
    </w:rPr>
  </w:style>
  <w:style w:type="character" w:styleId="Strong">
    <w:name w:val="Strong"/>
    <w:basedOn w:val="DefaultParagraphFont"/>
    <w:uiPriority w:val="22"/>
    <w:qFormat/>
    <w:rsid w:val="00DB56DB"/>
    <w:rPr>
      <w:b/>
      <w:bCs/>
    </w:rPr>
  </w:style>
  <w:style w:type="character" w:customStyle="1" w:styleId="selectable">
    <w:name w:val="selectable"/>
    <w:basedOn w:val="DefaultParagraphFont"/>
    <w:qFormat/>
    <w:rsid w:val="00DB56DB"/>
  </w:style>
  <w:style w:type="character" w:customStyle="1" w:styleId="a0">
    <w:name w:val="Έμφαση"/>
    <w:basedOn w:val="DefaultParagraphFont"/>
    <w:uiPriority w:val="20"/>
    <w:qFormat/>
    <w:rsid w:val="00DB56DB"/>
    <w:rPr>
      <w:i/>
      <w:iCs/>
    </w:rPr>
  </w:style>
  <w:style w:type="character" w:styleId="FollowedHyperlink">
    <w:name w:val="FollowedHyperlink"/>
    <w:basedOn w:val="DefaultParagraphFont"/>
    <w:uiPriority w:val="99"/>
    <w:semiHidden/>
    <w:unhideWhenUsed/>
    <w:qFormat/>
    <w:rsid w:val="00B76842"/>
    <w:rPr>
      <w:color w:val="954F72" w:themeColor="followedHyperlink"/>
      <w:u w:val="single"/>
    </w:rPr>
  </w:style>
  <w:style w:type="character" w:styleId="CommentReference">
    <w:name w:val="annotation reference"/>
    <w:basedOn w:val="DefaultParagraphFont"/>
    <w:uiPriority w:val="99"/>
    <w:semiHidden/>
    <w:unhideWhenUsed/>
    <w:qFormat/>
    <w:rsid w:val="00CA25CF"/>
    <w:rPr>
      <w:sz w:val="16"/>
      <w:szCs w:val="16"/>
    </w:rPr>
  </w:style>
  <w:style w:type="character" w:customStyle="1" w:styleId="CommentTextChar">
    <w:name w:val="Comment Text Char"/>
    <w:basedOn w:val="DefaultParagraphFont"/>
    <w:link w:val="CommentText"/>
    <w:uiPriority w:val="99"/>
    <w:semiHidden/>
    <w:qFormat/>
    <w:rsid w:val="00CA25CF"/>
    <w:rPr>
      <w:sz w:val="20"/>
      <w:szCs w:val="20"/>
    </w:rPr>
  </w:style>
  <w:style w:type="character" w:customStyle="1" w:styleId="CommentSubjectChar">
    <w:name w:val="Comment Subject Char"/>
    <w:basedOn w:val="CommentTextChar"/>
    <w:link w:val="CommentSubject"/>
    <w:uiPriority w:val="99"/>
    <w:semiHidden/>
    <w:qFormat/>
    <w:rsid w:val="00CA25CF"/>
    <w:rPr>
      <w:b/>
      <w:bCs/>
      <w:sz w:val="20"/>
      <w:szCs w:val="20"/>
    </w:rPr>
  </w:style>
  <w:style w:type="character" w:customStyle="1" w:styleId="ListLabel1">
    <w:name w:val="ListLabel 1"/>
    <w:qFormat/>
    <w:rPr>
      <w:rFonts w:ascii="Times New Roman" w:hAnsi="Times New Roman" w:cs="Times New Roman"/>
      <w:sz w:val="24"/>
      <w:szCs w:val="24"/>
      <w:shd w:val="clear" w:color="auto" w:fill="FFFFFF"/>
    </w:rPr>
  </w:style>
  <w:style w:type="character" w:customStyle="1" w:styleId="ListLabel2">
    <w:name w:val="ListLabel 2"/>
    <w:qFormat/>
    <w:rPr>
      <w:rFonts w:ascii="Times New Roman" w:hAnsi="Times New Roman" w:cs="Times New Roman"/>
      <w:sz w:val="24"/>
      <w:szCs w:val="24"/>
    </w:rPr>
  </w:style>
  <w:style w:type="paragraph" w:customStyle="1" w:styleId="a1">
    <w:name w:val="Επικεφαλίδα"/>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76" w:lineRule="auto"/>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a2">
    <w:name w:val="Ευρετήριο"/>
    <w:basedOn w:val="Normal"/>
    <w:qFormat/>
    <w:pPr>
      <w:suppressLineNumbers/>
    </w:pPr>
    <w:rPr>
      <w:rFonts w:cs="Mangal"/>
    </w:rPr>
  </w:style>
  <w:style w:type="paragraph" w:styleId="Title">
    <w:name w:val="Title"/>
    <w:basedOn w:val="Normal"/>
    <w:next w:val="Normal"/>
    <w:link w:val="TitleChar"/>
    <w:uiPriority w:val="10"/>
    <w:qFormat/>
    <w:rsid w:val="00B43154"/>
    <w:pPr>
      <w:spacing w:after="0" w:line="240" w:lineRule="auto"/>
      <w:contextualSpacing/>
    </w:pPr>
    <w:rPr>
      <w:rFonts w:asciiTheme="majorHAnsi" w:eastAsiaTheme="majorEastAsia" w:hAnsiTheme="majorHAnsi" w:cstheme="majorBidi"/>
      <w:spacing w:val="-10"/>
      <w:kern w:val="2"/>
      <w:sz w:val="56"/>
      <w:szCs w:val="56"/>
    </w:rPr>
  </w:style>
  <w:style w:type="paragraph" w:styleId="BalloonText">
    <w:name w:val="Balloon Text"/>
    <w:basedOn w:val="Normal"/>
    <w:link w:val="BalloonTextChar"/>
    <w:uiPriority w:val="99"/>
    <w:semiHidden/>
    <w:unhideWhenUsed/>
    <w:qFormat/>
    <w:rsid w:val="00753A6A"/>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753A6A"/>
    <w:pPr>
      <w:tabs>
        <w:tab w:val="center" w:pos="4680"/>
        <w:tab w:val="right" w:pos="9360"/>
      </w:tabs>
      <w:spacing w:after="0" w:line="240" w:lineRule="auto"/>
    </w:pPr>
  </w:style>
  <w:style w:type="paragraph" w:styleId="Footer">
    <w:name w:val="footer"/>
    <w:basedOn w:val="Normal"/>
    <w:link w:val="FooterChar"/>
    <w:uiPriority w:val="99"/>
    <w:unhideWhenUsed/>
    <w:rsid w:val="00753A6A"/>
    <w:pPr>
      <w:tabs>
        <w:tab w:val="center" w:pos="4680"/>
        <w:tab w:val="right" w:pos="9360"/>
      </w:tabs>
      <w:spacing w:after="0" w:line="240" w:lineRule="auto"/>
    </w:pPr>
  </w:style>
  <w:style w:type="paragraph" w:styleId="ListParagraph">
    <w:name w:val="List Paragraph"/>
    <w:basedOn w:val="Normal"/>
    <w:uiPriority w:val="34"/>
    <w:qFormat/>
    <w:rsid w:val="009115F8"/>
    <w:pPr>
      <w:ind w:left="720"/>
      <w:contextualSpacing/>
    </w:pPr>
  </w:style>
  <w:style w:type="paragraph" w:styleId="CommentText">
    <w:name w:val="annotation text"/>
    <w:basedOn w:val="Normal"/>
    <w:link w:val="CommentTextChar"/>
    <w:uiPriority w:val="99"/>
    <w:semiHidden/>
    <w:unhideWhenUsed/>
    <w:qFormat/>
    <w:rsid w:val="00CA25CF"/>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CA25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s://nem.io/wp-content/themes/nem/files/NEM_techRef.pdf" TargetMode="External"/><Relationship Id="rId3" Type="http://schemas.openxmlformats.org/officeDocument/2006/relationships/styles" Target="styles.xml"/><Relationship Id="rId21" Type="http://schemas.openxmlformats.org/officeDocument/2006/relationships/hyperlink" Target="http://ieeexplore.ieee.org/stamp/stamp.jsp?tp=&amp;arnumber=8400278&amp;isnumber=8399814" TargetMode="External"/><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medium.com/the-mission/blockchain-basics-pow-vs-pos-vs-poi-48d04928c7d6"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ieeexplore.ieee.org/stamp/stamp.jsp?tp=&amp;arnumber=8343266&amp;isnumber=8343066"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hyperlink" Target="https://nemflash.io/releasing-nem-voting-modu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74B7A-2E60-4852-BDFE-9FFDF4F13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8</Pages>
  <Words>1759</Words>
  <Characters>9503</Characters>
  <Application>Microsoft Office Word</Application>
  <DocSecurity>0</DocSecurity>
  <Lines>79</Lines>
  <Paragraphs>22</Paragraphs>
  <ScaleCrop>false</ScaleCrop>
  <Company/>
  <LinksUpToDate>false</LinksUpToDate>
  <CharactersWithSpaces>11240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dc:creator>
  <dc:description/>
  <cp:lastModifiedBy>Χ Υ</cp:lastModifiedBy>
  <cp:revision>15</cp:revision>
  <dcterms:created xsi:type="dcterms:W3CDTF">2019-04-26T21:23:00Z</dcterms:created>
  <dcterms:modified xsi:type="dcterms:W3CDTF">2019-05-17T08:23:00Z</dcterms:modified>
  <dc:language>el-GR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